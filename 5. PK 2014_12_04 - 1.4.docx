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7E342825"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4AA5CA8E"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dann mit Ergebnissen der Finalisten des </w:t>
      </w:r>
      <w:proofErr w:type="spellStart"/>
      <w:r w:rsidR="003F7190">
        <w:rPr>
          <w:sz w:val="28"/>
          <w:szCs w:val="28"/>
        </w:rPr>
        <w:t>IYPT’s</w:t>
      </w:r>
      <w:proofErr w:type="spellEnd"/>
      <w:r w:rsidR="003F7190">
        <w:rPr>
          <w:sz w:val="28"/>
          <w:szCs w:val="28"/>
        </w:rPr>
        <w:t xml:space="preserve"> verglichen. Des Weiteren haben wir sie nach Recherchen ergänzt um eine möglichst umfassende Antwort auf unsere Problemfrage geben zu können.</w:t>
      </w:r>
    </w:p>
    <w:p w14:paraId="0A1729DE" w14:textId="77777777" w:rsidR="00FB2851" w:rsidRDefault="00FB2851">
      <w:pPr>
        <w:rPr>
          <w:sz w:val="28"/>
          <w:szCs w:val="28"/>
        </w:rPr>
      </w:pPr>
    </w:p>
    <w:p w14:paraId="1EBC3E59" w14:textId="20ED339C"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w:t>
      </w:r>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lastRenderedPageBreak/>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66D368A9"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208FF001" w14:textId="12D23D39" w:rsidR="00D03EAD" w:rsidRDefault="00D03EAD">
      <w:pPr>
        <w:rPr>
          <w:sz w:val="26"/>
          <w:szCs w:val="26"/>
        </w:rPr>
      </w:pP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4B22C487"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8pt" o:ole="">
            <v:imagedata r:id="rId16" o:title=""/>
          </v:shape>
          <o:OLEObject Type="Embed" ProgID="Equation.DSMT4" ShapeID="_x0000_i1025" DrawAspect="Content" ObjectID="_1479241703"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2799DF7D"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3F7190"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3F7190"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3F7190"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5D16D4A8"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 xml:space="preserve">zelnen Zeitabständen, hier mit </w:t>
      </w:r>
      <m:oMath>
        <m:r>
          <w:rPr>
            <w:rFonts w:ascii="Cambria Math" w:hAnsi="Cambria Math"/>
            <w:sz w:val="30"/>
            <w:szCs w:val="30"/>
          </w:rPr>
          <m:t>δ</m:t>
        </m:r>
      </m:oMath>
      <w:r w:rsidRPr="0043536E">
        <w:rPr>
          <w:sz w:val="26"/>
          <w:szCs w:val="26"/>
        </w:rPr>
        <w:t xml:space="preserve">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pt" o:ole="">
            <v:imagedata r:id="rId23" o:title=""/>
          </v:shape>
          <o:OLEObject Type="Embed" ProgID="Equation.DSMT4" ShapeID="_x0000_i1026" DrawAspect="Content" ObjectID="_1479241704"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65pt;height:18.8pt" o:ole="">
            <v:imagedata r:id="rId25" o:title=""/>
          </v:shape>
          <o:OLEObject Type="Embed" ProgID="Equation.DSMT4" ShapeID="_x0000_i1027" DrawAspect="Content" ObjectID="_1479241705"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r w:rsidR="00D81FD0" w:rsidRPr="0043536E">
        <w:rPr>
          <w:position w:val="-12"/>
          <w:sz w:val="26"/>
          <w:szCs w:val="26"/>
        </w:rPr>
        <w:object w:dxaOrig="279" w:dyaOrig="360" w14:anchorId="4B05AEE3">
          <v:shape id="_x0000_i1028" type="#_x0000_t75" style="width:13.9pt;height:16.35pt" o:ole="">
            <v:imagedata r:id="rId27" o:title=""/>
          </v:shape>
          <o:OLEObject Type="Embed" ProgID="Equation.DSMT4" ShapeID="_x0000_i1028" DrawAspect="Content" ObjectID="_1479241706" r:id="rId28"/>
        </w:object>
      </w:r>
      <w:proofErr w:type="gramEnd"/>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45pt;height:19.65pt" o:ole="">
            <v:imagedata r:id="rId29" o:title=""/>
          </v:shape>
          <o:OLEObject Type="Embed" ProgID="Equation.DSMT4" ShapeID="_x0000_i1029" DrawAspect="Content" ObjectID="_1479241707"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pt;height:16.35pt" o:ole="">
            <v:imagedata r:id="rId31" o:title=""/>
          </v:shape>
          <o:OLEObject Type="Embed" ProgID="Equation.DSMT4" ShapeID="_x0000_i1030" DrawAspect="Content" ObjectID="_1479241708"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3F7190"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r w:rsidR="00195D23" w:rsidRPr="0043536E">
        <w:rPr>
          <w:position w:val="-10"/>
          <w:sz w:val="26"/>
          <w:szCs w:val="26"/>
        </w:rPr>
        <w:object w:dxaOrig="540" w:dyaOrig="320" w14:anchorId="1AA47180">
          <v:shape id="_x0000_i1031" type="#_x0000_t75" style="width:27pt;height:15.55pt" o:ole="">
            <v:imagedata r:id="rId33" o:title=""/>
          </v:shape>
          <o:OLEObject Type="Embed" ProgID="Equation.DSMT4" ShapeID="_x0000_i1031" DrawAspect="Content" ObjectID="_1479241709" r:id="rId34"/>
        </w:object>
      </w:r>
      <w:proofErr w:type="gramEnd"/>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35pt" o:ole="">
            <v:imagedata r:id="rId35" o:title=""/>
          </v:shape>
          <o:OLEObject Type="Embed" ProgID="Equation.DSMT4" ShapeID="_x0000_i1032" DrawAspect="Content" ObjectID="_1479241710"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r w:rsidR="00D81FD0" w:rsidRPr="0043536E">
        <w:rPr>
          <w:position w:val="-12"/>
          <w:sz w:val="26"/>
          <w:szCs w:val="26"/>
        </w:rPr>
        <w:object w:dxaOrig="220" w:dyaOrig="360" w14:anchorId="0DAD7B7B">
          <v:shape id="_x0000_i1033" type="#_x0000_t75" style="width:9.8pt;height:16.35pt" o:ole="">
            <v:imagedata r:id="rId37" o:title=""/>
          </v:shape>
          <o:OLEObject Type="Embed" ProgID="Equation.DSMT4" ShapeID="_x0000_i1033" DrawAspect="Content" ObjectID="_1479241711" r:id="rId38"/>
        </w:object>
      </w:r>
      <w:proofErr w:type="gramEnd"/>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65pt;height:16.35pt" o:ole="">
            <v:imagedata r:id="rId39" o:title=""/>
          </v:shape>
          <o:OLEObject Type="Embed" ProgID="Equation.DSMT4" ShapeID="_x0000_i1034" DrawAspect="Content" ObjectID="_1479241712"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2CABC6C"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proofErr w:type="spellStart"/>
      <w:r w:rsidR="00A403DF">
        <w:rPr>
          <w:sz w:val="26"/>
          <w:szCs w:val="26"/>
        </w:rPr>
        <w:t>Abb</w:t>
      </w:r>
      <w:proofErr w:type="spellEnd"/>
      <w:r w:rsidR="00A403DF">
        <w:rPr>
          <w:sz w:val="26"/>
          <w:szCs w:val="26"/>
        </w:rPr>
        <w:t xml:space="preserve"> 6.1</w:t>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6.1 Amplitude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3F7190"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3F7190"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3F7190"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3F7190"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3F7190"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25pt;height:10.65pt" o:ole="">
            <v:imagedata r:id="rId42" o:title=""/>
          </v:shape>
          <o:OLEObject Type="Embed" ProgID="Equation.DSMT4" ShapeID="_x0000_i1035" DrawAspect="Content" ObjectID="_1479241713"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25pt;height:10.65pt" o:ole="">
            <v:imagedata r:id="rId42" o:title=""/>
          </v:shape>
          <o:OLEObject Type="Embed" ProgID="Equation.DSMT4" ShapeID="_x0000_i1036" DrawAspect="Content" ObjectID="_1479241714"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1pt;height:9.8pt" o:ole="">
            <v:imagedata r:id="rId45" o:title=""/>
          </v:shape>
          <o:OLEObject Type="Embed" ProgID="Equation.DSMT4" ShapeID="_x0000_i1037" DrawAspect="Content" ObjectID="_1479241715"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55pt;height:15.55pt" o:ole="">
            <v:imagedata r:id="rId47" o:title=""/>
          </v:shape>
          <o:OLEObject Type="Embed" ProgID="Equation.DSMT4" ShapeID="_x0000_i1038" DrawAspect="Content" ObjectID="_1479241716"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1pt;height:9.8pt" o:ole="">
            <v:imagedata r:id="rId49" o:title=""/>
          </v:shape>
          <o:OLEObject Type="Embed" ProgID="Equation.DSMT4" ShapeID="_x0000_i1039" DrawAspect="Content" ObjectID="_1479241717"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55pt;height:15.55pt" o:ole="">
            <v:imagedata r:id="rId51" o:title=""/>
          </v:shape>
          <o:OLEObject Type="Embed" ProgID="Equation.DSMT4" ShapeID="_x0000_i1040" DrawAspect="Content" ObjectID="_1479241718"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1pt;height:15.55pt" o:ole="">
            <v:imagedata r:id="rId53" o:title=""/>
          </v:shape>
          <o:OLEObject Type="Embed" ProgID="Equation.DSMT4" ShapeID="_x0000_i1041" DrawAspect="Content" ObjectID="_1479241719"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r w:rsidRPr="0043536E">
        <w:rPr>
          <w:position w:val="-6"/>
          <w:sz w:val="26"/>
          <w:szCs w:val="26"/>
        </w:rPr>
        <w:object w:dxaOrig="240" w:dyaOrig="320" w14:anchorId="12A350B5">
          <v:shape id="_x0000_i1042" type="#_x0000_t75" style="width:12.25pt;height:15.55pt" o:ole="">
            <v:imagedata r:id="rId55" o:title=""/>
          </v:shape>
          <o:OLEObject Type="Embed" ProgID="Equation.DSMT4" ShapeID="_x0000_i1042" DrawAspect="Content" ObjectID="_1479241720" r:id="rId56"/>
        </w:object>
      </w:r>
      <w:proofErr w:type="gramEnd"/>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1pt;height:14.75pt" o:ole="">
            <v:imagedata r:id="rId57" o:title=""/>
          </v:shape>
          <o:OLEObject Type="Embed" ProgID="Equation.DSMT4" ShapeID="_x0000_i1043" DrawAspect="Content" ObjectID="_1479241721" r:id="rId58"/>
        </w:object>
      </w:r>
      <w:r w:rsidRPr="0043536E">
        <w:rPr>
          <w:sz w:val="26"/>
          <w:szCs w:val="26"/>
        </w:rPr>
        <w:t xml:space="preserve"> </w:t>
      </w:r>
      <w:del w:id="0" w:author="Leo" w:date="2014-12-04T23:06:00Z">
        <w:r w:rsidRPr="0043536E" w:rsidDel="003E79D2">
          <w:rPr>
            <w:sz w:val="26"/>
            <w:szCs w:val="26"/>
          </w:rPr>
          <w:delText xml:space="preserve"> </w:delText>
        </w:r>
      </w:del>
      <w:r w:rsidRPr="0043536E">
        <w:rPr>
          <w:sz w:val="26"/>
          <w:szCs w:val="26"/>
        </w:rPr>
        <w:t xml:space="preserve">ab, das heißt mit </w:t>
      </w:r>
      <w:r w:rsidRPr="0043536E">
        <w:rPr>
          <w:position w:val="-6"/>
          <w:sz w:val="26"/>
          <w:szCs w:val="26"/>
        </w:rPr>
        <w:object w:dxaOrig="340" w:dyaOrig="320" w14:anchorId="49F1D486">
          <v:shape id="_x0000_i1044" type="#_x0000_t75" style="width:16.35pt;height:15.55pt" o:ole="">
            <v:imagedata r:id="rId59" o:title=""/>
          </v:shape>
          <o:OLEObject Type="Embed" ProgID="Equation.DSMT4" ShapeID="_x0000_i1044" DrawAspect="Content" ObjectID="_1479241722"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3F719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3F719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25pt;height:15.55pt" o:ole="">
            <v:imagedata r:id="rId62" o:title=""/>
          </v:shape>
          <o:OLEObject Type="Embed" ProgID="Equation.DSMT4" ShapeID="_x0000_i1045" DrawAspect="Content" ObjectID="_1479241723" r:id="rId63"/>
        </w:object>
      </w:r>
      <w:r w:rsidRPr="0043536E">
        <w:rPr>
          <w:sz w:val="26"/>
          <w:szCs w:val="26"/>
        </w:rPr>
        <w:t xml:space="preserve"> , damit wäre es bei a=1: </w:t>
      </w:r>
      <w:r w:rsidRPr="0043536E">
        <w:rPr>
          <w:position w:val="-6"/>
        </w:rPr>
        <w:object w:dxaOrig="260" w:dyaOrig="320" w14:anchorId="3BA4AA1B">
          <v:shape id="_x0000_i1046" type="#_x0000_t75" style="width:13.1pt;height:15.55pt" o:ole="">
            <v:imagedata r:id="rId64" o:title=""/>
          </v:shape>
          <o:OLEObject Type="Embed" ProgID="Equation.DSMT4" ShapeID="_x0000_i1046" DrawAspect="Content" ObjectID="_1479241724"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1pt;height:15.55pt" o:ole="">
            <v:imagedata r:id="rId66" o:title=""/>
          </v:shape>
          <o:OLEObject Type="Embed" ProgID="Equation.DSMT4" ShapeID="_x0000_i1047" DrawAspect="Content" ObjectID="_1479241725"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xml:space="preserve">. Allerdings werden sie nun mit </w:t>
      </w:r>
      <w:r w:rsidRPr="0043536E">
        <w:rPr>
          <w:rFonts w:ascii="Calibri" w:eastAsia="Calibri" w:hAnsi="Calibri" w:cs="Calibri"/>
          <w:sz w:val="26"/>
          <w:szCs w:val="26"/>
        </w:rPr>
        <w:lastRenderedPageBreak/>
        <w:t>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43536E" w:rsidRDefault="00BB24DD" w:rsidP="008C6EBD">
      <w:pPr>
        <w:rPr>
          <w:sz w:val="28"/>
          <w:szCs w:val="24"/>
          <w:u w:val="single"/>
        </w:rPr>
      </w:pPr>
      <w:r w:rsidRPr="0043536E">
        <w:rPr>
          <w:sz w:val="28"/>
          <w:szCs w:val="24"/>
          <w:u w:val="single"/>
        </w:rPr>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5DA26B15" w14:textId="77777777" w:rsidR="003F7190" w:rsidRDefault="003F7190" w:rsidP="00D03EAD">
      <w:pPr>
        <w:jc w:val="left"/>
        <w:rPr>
          <w:sz w:val="26"/>
          <w:szCs w:val="26"/>
        </w:rPr>
        <w:sectPr w:rsidR="003F7190" w:rsidSect="000A2C9C">
          <w:footerReference w:type="default" r:id="rId70"/>
          <w:type w:val="continuous"/>
          <w:pgSz w:w="11906" w:h="16838"/>
          <w:pgMar w:top="1417" w:right="1417" w:bottom="1134" w:left="1417" w:header="708" w:footer="708" w:gutter="0"/>
          <w:pgNumType w:fmt="numberInDash"/>
          <w:cols w:space="708"/>
          <w:docGrid w:linePitch="360"/>
        </w:sectPr>
      </w:pPr>
    </w:p>
    <w:p w14:paraId="43AE7184" w14:textId="77777777" w:rsidR="003F7190" w:rsidRDefault="003F7190" w:rsidP="003F7190">
      <w:pPr>
        <w:rPr>
          <w:sz w:val="28"/>
          <w:szCs w:val="28"/>
          <w:u w:val="single"/>
        </w:rPr>
      </w:pPr>
      <w:r w:rsidRPr="00683E3A">
        <w:rPr>
          <w:sz w:val="28"/>
          <w:szCs w:val="28"/>
          <w:u w:val="single"/>
        </w:rPr>
        <w:lastRenderedPageBreak/>
        <w:t>Auswertung des Wettbewerbs (Jugend Forscht)</w:t>
      </w:r>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3F7190">
          <w:pgSz w:w="11906" w:h="16838"/>
          <w:pgMar w:top="1417" w:right="1417" w:bottom="1134" w:left="1417" w:header="708" w:footer="708" w:gutter="0"/>
          <w:pgNumType w:start="14"/>
          <w:cols w:space="708"/>
          <w:docGrid w:linePitch="360"/>
        </w:sectPr>
      </w:pPr>
    </w:p>
    <w:p w14:paraId="451BBE8F" w14:textId="77777777" w:rsidR="003F7190" w:rsidRDefault="003F7190" w:rsidP="003F7190">
      <w:pPr>
        <w:rPr>
          <w:sz w:val="26"/>
          <w:szCs w:val="26"/>
        </w:rPr>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C0D8AB4" w:rsidR="003F7190" w:rsidRDefault="003F7190" w:rsidP="003F7190">
      <w:pPr>
        <w:rPr>
          <w:sz w:val="26"/>
          <w:szCs w:val="26"/>
        </w:rPr>
      </w:pPr>
      <w:r>
        <w:rPr>
          <w:sz w:val="26"/>
          <w:szCs w:val="26"/>
        </w:rPr>
        <w:lastRenderedPageBreak/>
        <w:t xml:space="preserve">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w:t>
      </w:r>
      <w:r w:rsidR="003B6944">
        <w:rPr>
          <w:sz w:val="26"/>
          <w:szCs w:val="26"/>
        </w:rPr>
        <w:t>wir es jetzt tun</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1CC77457"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134A67E3" w14:textId="5ECFF5A5" w:rsidR="003F7190" w:rsidRDefault="003F7190" w:rsidP="003F7190">
      <w:pPr>
        <w:rPr>
          <w:sz w:val="26"/>
          <w:szCs w:val="26"/>
        </w:rPr>
      </w:pPr>
      <w:r>
        <w:rPr>
          <w:sz w:val="26"/>
          <w:szCs w:val="26"/>
        </w:rPr>
        <w:t>Am 26. März stellte sich bei der Siegerehrung enttäuschend</w:t>
      </w:r>
      <w:r w:rsidR="003B6944">
        <w:rPr>
          <w:sz w:val="26"/>
          <w:szCs w:val="26"/>
        </w:rPr>
        <w:t>er Weise</w:t>
      </w:r>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6B0F9CDF" w14:textId="77777777" w:rsidR="003B6944" w:rsidRDefault="003B6944" w:rsidP="003F7190">
      <w:pPr>
        <w:rPr>
          <w:sz w:val="26"/>
          <w:szCs w:val="26"/>
        </w:rPr>
        <w:sectPr w:rsidR="003B6944" w:rsidSect="003F7190">
          <w:type w:val="continuous"/>
          <w:pgSz w:w="11906" w:h="16838"/>
          <w:pgMar w:top="1417" w:right="1417" w:bottom="1134" w:left="1417" w:header="708" w:footer="708" w:gutter="0"/>
          <w:pgNumType w:start="14"/>
          <w:cols w:space="708"/>
          <w:docGrid w:linePitch="360"/>
        </w:sectPr>
      </w:pPr>
    </w:p>
    <w:p w14:paraId="1278C0E0" w14:textId="45C64F8E" w:rsidR="003F7190" w:rsidRDefault="003F7190">
      <w:pPr>
        <w:rPr>
          <w:sz w:val="26"/>
          <w:szCs w:val="26"/>
        </w:rPr>
      </w:pPr>
    </w:p>
    <w:p w14:paraId="7287EE91" w14:textId="77777777" w:rsidR="003F7190" w:rsidRDefault="003F7190">
      <w:pPr>
        <w:rPr>
          <w:sz w:val="26"/>
          <w:szCs w:val="26"/>
        </w:rPr>
      </w:pPr>
      <w:r>
        <w:rPr>
          <w:sz w:val="26"/>
          <w:szCs w:val="26"/>
        </w:rPr>
        <w:br w:type="page"/>
      </w:r>
    </w:p>
    <w:p w14:paraId="4FA6C79A"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6D471E52"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3F7190">
          <w:type w:val="continuous"/>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Default="00B3037D">
      <w:pPr>
        <w:rPr>
          <w:sz w:val="28"/>
          <w:szCs w:val="28"/>
          <w:u w:val="single"/>
        </w:rPr>
      </w:pPr>
      <w:r w:rsidRPr="00B3037D">
        <w:rPr>
          <w:sz w:val="28"/>
          <w:szCs w:val="28"/>
          <w:u w:val="single"/>
        </w:rPr>
        <w:t>Frequenz des Tones</w:t>
      </w:r>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596C4149" w:rsidR="004C25C4" w:rsidRPr="005742AD" w:rsidRDefault="004C25C4">
      <w:pPr>
        <w:rPr>
          <w:sz w:val="26"/>
          <w:szCs w:val="26"/>
        </w:rPr>
      </w:pPr>
      <w:r w:rsidRPr="005742AD">
        <w:rPr>
          <w:sz w:val="26"/>
          <w:szCs w:val="26"/>
        </w:rPr>
        <w:lastRenderedPageBreak/>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3B6944">
        <w:rPr>
          <w:sz w:val="26"/>
          <w:szCs w:val="26"/>
          <w:lang w:val="en-US"/>
        </w:rPr>
        <w:t>„Impact noise radiated by collision of two spheres: Comparison between numerical simulations, experiments and analytical results</w:t>
      </w:r>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A4BFB00" w14:textId="77777777" w:rsidR="00253BD8" w:rsidRPr="00253BD8" w:rsidRDefault="00253BD8" w:rsidP="00253BD8">
      <w:pPr>
        <w:rPr>
          <w:rFonts w:eastAsiaTheme="minorEastAsia"/>
          <w:noProof/>
          <w:sz w:val="26"/>
          <w:szCs w:val="26"/>
        </w:rPr>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Das bedeutet</w:t>
      </w:r>
      <w:del w:id="1" w:author="Leo" w:date="2014-12-04T23:17:00Z">
        <w:r w:rsidDel="00221388">
          <w:rPr>
            <w:sz w:val="26"/>
            <w:szCs w:val="26"/>
          </w:rPr>
          <w:delText xml:space="preserve"> </w:delText>
        </w:r>
      </w:del>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bookmarkStart w:id="2" w:name="_GoBack"/>
      <w:bookmarkEnd w:id="2"/>
    </w:p>
    <w:p w14:paraId="2D801969" w14:textId="77777777" w:rsidR="00534C71" w:rsidRDefault="00534C71">
      <w:pPr>
        <w:rPr>
          <w:sz w:val="28"/>
          <w:szCs w:val="28"/>
          <w:u w:val="single"/>
        </w:rPr>
      </w:pPr>
    </w:p>
    <w:p w14:paraId="7CAA3AA2" w14:textId="29984C78" w:rsidR="003D54EE" w:rsidRDefault="003D54EE">
      <w:pPr>
        <w:rPr>
          <w:sz w:val="28"/>
          <w:szCs w:val="28"/>
          <w:u w:val="single"/>
        </w:rPr>
      </w:pPr>
      <w:r>
        <w:rPr>
          <w:sz w:val="28"/>
          <w:szCs w:val="28"/>
          <w:u w:val="single"/>
        </w:rPr>
        <w:t>Beantworten der Problemfrage</w:t>
      </w:r>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1ABC845" w:rsidR="008F6ECE" w:rsidRDefault="008F6ECE">
      <w:pPr>
        <w:rPr>
          <w:sz w:val="26"/>
          <w:szCs w:val="26"/>
        </w:rPr>
      </w:pPr>
      <w:r>
        <w:rPr>
          <w:sz w:val="26"/>
          <w:szCs w:val="26"/>
        </w:rPr>
        <w:t xml:space="preserve">Ein Chirp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Pr="003B6944"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1.1 Ellipsoiden:</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0E0DF2B7" w14:textId="5F579199" w:rsidR="00084A66" w:rsidRPr="003B6944" w:rsidRDefault="0028526D" w:rsidP="003B6944">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sectPr w:rsidR="00084A66" w:rsidRPr="003B694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3F7190" w:rsidRDefault="003F7190" w:rsidP="00D34DE1">
      <w:r>
        <w:separator/>
      </w:r>
    </w:p>
  </w:endnote>
  <w:endnote w:type="continuationSeparator" w:id="0">
    <w:p w14:paraId="3B8B715F" w14:textId="77777777" w:rsidR="003F7190" w:rsidRDefault="003F7190"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3F7190" w:rsidRDefault="003F7190">
        <w:pPr>
          <w:pStyle w:val="Fuzeile"/>
          <w:jc w:val="right"/>
        </w:pPr>
        <w:r>
          <w:fldChar w:fldCharType="begin"/>
        </w:r>
        <w:r>
          <w:instrText>PAGE   \* MERGEFORMAT</w:instrText>
        </w:r>
        <w:r>
          <w:fldChar w:fldCharType="separate"/>
        </w:r>
        <w:r w:rsidR="00E56BCF">
          <w:rPr>
            <w:noProof/>
          </w:rPr>
          <w:t>1</w:t>
        </w:r>
        <w:r>
          <w:fldChar w:fldCharType="end"/>
        </w:r>
      </w:p>
    </w:sdtContent>
  </w:sdt>
  <w:p w14:paraId="1F6FB714" w14:textId="6F79B69A" w:rsidR="003F7190" w:rsidRPr="000A2C9C" w:rsidRDefault="003F7190">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3F7190" w:rsidRDefault="003F7190">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3F7190" w:rsidRPr="004350C5" w:rsidRDefault="003F7190"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3F7190" w:rsidRDefault="003F7190">
        <w:pPr>
          <w:pStyle w:val="Fuzeile"/>
          <w:jc w:val="right"/>
        </w:pPr>
        <w:r>
          <w:fldChar w:fldCharType="begin"/>
        </w:r>
        <w:r>
          <w:instrText>PAGE   \* MERGEFORMAT</w:instrText>
        </w:r>
        <w:r>
          <w:fldChar w:fldCharType="separate"/>
        </w:r>
        <w:r w:rsidR="00E56BCF">
          <w:rPr>
            <w:noProof/>
          </w:rPr>
          <w:t>- 7 -</w:t>
        </w:r>
        <w:r>
          <w:fldChar w:fldCharType="end"/>
        </w:r>
      </w:p>
    </w:sdtContent>
  </w:sdt>
  <w:p w14:paraId="4D9D1BD2" w14:textId="7E03B668" w:rsidR="003F7190" w:rsidRPr="004350C5" w:rsidRDefault="003F7190"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3F7190" w:rsidRPr="000A2C9C" w:rsidRDefault="003F7190"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3F7190" w:rsidRDefault="003F7190">
        <w:pPr>
          <w:pStyle w:val="Fuzeile"/>
          <w:jc w:val="right"/>
        </w:pPr>
        <w:r>
          <w:fldChar w:fldCharType="begin"/>
        </w:r>
        <w:r>
          <w:instrText>PAGE   \* MERGEFORMAT</w:instrText>
        </w:r>
        <w:r>
          <w:fldChar w:fldCharType="separate"/>
        </w:r>
        <w:r w:rsidR="00E56BCF">
          <w:rPr>
            <w:noProof/>
          </w:rPr>
          <w:t>17</w:t>
        </w:r>
        <w:r>
          <w:fldChar w:fldCharType="end"/>
        </w:r>
      </w:p>
    </w:sdtContent>
  </w:sdt>
  <w:p w14:paraId="35F703FC" w14:textId="07B06AF2" w:rsidR="003F7190" w:rsidRPr="004350C5" w:rsidRDefault="003F7190"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3F7190" w:rsidRDefault="003F7190" w:rsidP="00D34DE1">
      <w:r>
        <w:separator/>
      </w:r>
    </w:p>
  </w:footnote>
  <w:footnote w:type="continuationSeparator" w:id="0">
    <w:p w14:paraId="0A3D3671" w14:textId="77777777" w:rsidR="003F7190" w:rsidRDefault="003F7190"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3F7190" w:rsidRDefault="003F719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3F7190" w:rsidRDefault="003F719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3F7190" w:rsidRDefault="003F719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4C71"/>
    <w:rsid w:val="005351F4"/>
    <w:rsid w:val="00535279"/>
    <w:rsid w:val="0054340F"/>
    <w:rsid w:val="005570F8"/>
    <w:rsid w:val="005742AD"/>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6EC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41DF"/>
    <w:rsid w:val="00E11C8C"/>
    <w:rsid w:val="00E12E1A"/>
    <w:rsid w:val="00E252F1"/>
    <w:rsid w:val="00E30B4C"/>
    <w:rsid w:val="00E5066C"/>
    <w:rsid w:val="00E541B5"/>
    <w:rsid w:val="00E56BCF"/>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3.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51B44-17C3-44E7-9330-D69D18908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3742</Words>
  <Characters>23317</Characters>
  <Application>Microsoft Office Word</Application>
  <DocSecurity>0</DocSecurity>
  <Lines>706</Lines>
  <Paragraphs>270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4</cp:revision>
  <cp:lastPrinted>2014-12-04T22:40:00Z</cp:lastPrinted>
  <dcterms:created xsi:type="dcterms:W3CDTF">2014-12-04T22:39:00Z</dcterms:created>
  <dcterms:modified xsi:type="dcterms:W3CDTF">2014-12-04T22:40:00Z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