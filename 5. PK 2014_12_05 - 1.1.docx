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headerReference w:type="default" r:id="rId10"/>
          <w:footerReference w:type="default" r:id="rId11"/>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2">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7E342825"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164E8940" w:rsidR="00FF5E98"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750F7CC6" w14:textId="0081ABC4" w:rsidR="00FF5E98" w:rsidRDefault="00FF0349" w:rsidP="00FF0349">
      <w:pPr>
        <w:rPr>
          <w:b/>
          <w:color w:val="FF0000"/>
          <w:sz w:val="28"/>
          <w:szCs w:val="28"/>
        </w:rPr>
      </w:pPr>
      <w:r>
        <w:rPr>
          <w:sz w:val="28"/>
          <w:szCs w:val="28"/>
        </w:rPr>
        <w:t xml:space="preserve">Unsere Wettbewerbsarbeit ist zweiteilig aufgebaut: Zuerst folgt unsere Jugend Forscht Arbeit aus der Landesrunde, die wir modifiziert haben, damit sie den formalen Ansprüchen einer Wettbewerbsarbeit für die 5. Prüfungskomponente gerecht wird. 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04032268" w14:textId="77777777" w:rsidR="00896390"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565194" w:history="1">
            <w:r w:rsidR="00896390" w:rsidRPr="00FD5F3F">
              <w:rPr>
                <w:rStyle w:val="Hyperlink"/>
                <w:noProof/>
              </w:rPr>
              <w:t>1</w:t>
            </w:r>
            <w:r w:rsidR="00896390">
              <w:rPr>
                <w:rFonts w:eastAsiaTheme="minorEastAsia"/>
                <w:noProof/>
                <w:lang w:val="en-US"/>
              </w:rPr>
              <w:tab/>
            </w:r>
            <w:r w:rsidR="00896390" w:rsidRPr="00FD5F3F">
              <w:rPr>
                <w:rStyle w:val="Hyperlink"/>
                <w:noProof/>
              </w:rPr>
              <w:t>Jugend Forscht</w:t>
            </w:r>
            <w:r w:rsidR="00896390">
              <w:rPr>
                <w:noProof/>
                <w:webHidden/>
              </w:rPr>
              <w:tab/>
            </w:r>
            <w:r w:rsidR="00896390">
              <w:rPr>
                <w:noProof/>
                <w:webHidden/>
              </w:rPr>
              <w:fldChar w:fldCharType="begin"/>
            </w:r>
            <w:r w:rsidR="00896390">
              <w:rPr>
                <w:noProof/>
                <w:webHidden/>
              </w:rPr>
              <w:instrText xml:space="preserve"> PAGEREF _Toc405565194 \h </w:instrText>
            </w:r>
            <w:r w:rsidR="00896390">
              <w:rPr>
                <w:noProof/>
                <w:webHidden/>
              </w:rPr>
            </w:r>
            <w:r w:rsidR="00896390">
              <w:rPr>
                <w:noProof/>
                <w:webHidden/>
              </w:rPr>
              <w:fldChar w:fldCharType="separate"/>
            </w:r>
            <w:r w:rsidR="00896390">
              <w:rPr>
                <w:noProof/>
                <w:webHidden/>
              </w:rPr>
              <w:t>- 0 -</w:t>
            </w:r>
            <w:r w:rsidR="00896390">
              <w:rPr>
                <w:noProof/>
                <w:webHidden/>
              </w:rPr>
              <w:fldChar w:fldCharType="end"/>
            </w:r>
          </w:hyperlink>
        </w:p>
        <w:p w14:paraId="074BAFD9" w14:textId="77777777" w:rsidR="00896390" w:rsidRDefault="00896390">
          <w:pPr>
            <w:pStyle w:val="Verzeichnis2"/>
            <w:tabs>
              <w:tab w:val="left" w:pos="880"/>
              <w:tab w:val="right" w:leader="dot" w:pos="9062"/>
            </w:tabs>
            <w:rPr>
              <w:rFonts w:eastAsiaTheme="minorEastAsia"/>
              <w:noProof/>
              <w:lang w:val="en-US"/>
            </w:rPr>
          </w:pPr>
          <w:hyperlink w:anchor="_Toc405565195" w:history="1">
            <w:r w:rsidRPr="00FD5F3F">
              <w:rPr>
                <w:rStyle w:val="Hyperlink"/>
                <w:noProof/>
              </w:rPr>
              <w:t>1.1</w:t>
            </w:r>
            <w:r>
              <w:rPr>
                <w:rFonts w:eastAsiaTheme="minorEastAsia"/>
                <w:noProof/>
                <w:lang w:val="en-US"/>
              </w:rPr>
              <w:tab/>
            </w:r>
            <w:r w:rsidRPr="00FD5F3F">
              <w:rPr>
                <w:rStyle w:val="Hyperlink"/>
                <w:noProof/>
              </w:rPr>
              <w:t>Aufgabe</w:t>
            </w:r>
            <w:r>
              <w:rPr>
                <w:noProof/>
                <w:webHidden/>
              </w:rPr>
              <w:tab/>
            </w:r>
            <w:r>
              <w:rPr>
                <w:noProof/>
                <w:webHidden/>
              </w:rPr>
              <w:fldChar w:fldCharType="begin"/>
            </w:r>
            <w:r>
              <w:rPr>
                <w:noProof/>
                <w:webHidden/>
              </w:rPr>
              <w:instrText xml:space="preserve"> PAGEREF _Toc405565195 \h </w:instrText>
            </w:r>
            <w:r>
              <w:rPr>
                <w:noProof/>
                <w:webHidden/>
              </w:rPr>
            </w:r>
            <w:r>
              <w:rPr>
                <w:noProof/>
                <w:webHidden/>
              </w:rPr>
              <w:fldChar w:fldCharType="separate"/>
            </w:r>
            <w:r>
              <w:rPr>
                <w:noProof/>
                <w:webHidden/>
              </w:rPr>
              <w:t>- 1 -</w:t>
            </w:r>
            <w:r>
              <w:rPr>
                <w:noProof/>
                <w:webHidden/>
              </w:rPr>
              <w:fldChar w:fldCharType="end"/>
            </w:r>
          </w:hyperlink>
        </w:p>
        <w:p w14:paraId="7DA5D6EB" w14:textId="77777777" w:rsidR="00896390" w:rsidRDefault="00896390">
          <w:pPr>
            <w:pStyle w:val="Verzeichnis3"/>
            <w:tabs>
              <w:tab w:val="left" w:pos="1320"/>
              <w:tab w:val="right" w:leader="dot" w:pos="9062"/>
            </w:tabs>
            <w:rPr>
              <w:rFonts w:eastAsiaTheme="minorEastAsia"/>
              <w:noProof/>
              <w:lang w:val="en-US"/>
            </w:rPr>
          </w:pPr>
          <w:hyperlink w:anchor="_Toc405565196" w:history="1">
            <w:r w:rsidRPr="00FD5F3F">
              <w:rPr>
                <w:rStyle w:val="Hyperlink"/>
                <w:noProof/>
              </w:rPr>
              <w:t>1.1.1</w:t>
            </w:r>
            <w:r>
              <w:rPr>
                <w:rFonts w:eastAsiaTheme="minorEastAsia"/>
                <w:noProof/>
                <w:lang w:val="en-US"/>
              </w:rPr>
              <w:tab/>
            </w:r>
            <w:r w:rsidRPr="00FD5F3F">
              <w:rPr>
                <w:rStyle w:val="Hyperlink"/>
                <w:noProof/>
              </w:rPr>
              <w:t>Fragestellung</w:t>
            </w:r>
            <w:r>
              <w:rPr>
                <w:noProof/>
                <w:webHidden/>
              </w:rPr>
              <w:tab/>
            </w:r>
            <w:r>
              <w:rPr>
                <w:noProof/>
                <w:webHidden/>
              </w:rPr>
              <w:fldChar w:fldCharType="begin"/>
            </w:r>
            <w:r>
              <w:rPr>
                <w:noProof/>
                <w:webHidden/>
              </w:rPr>
              <w:instrText xml:space="preserve"> PAGEREF _Toc405565196 \h </w:instrText>
            </w:r>
            <w:r>
              <w:rPr>
                <w:noProof/>
                <w:webHidden/>
              </w:rPr>
            </w:r>
            <w:r>
              <w:rPr>
                <w:noProof/>
                <w:webHidden/>
              </w:rPr>
              <w:fldChar w:fldCharType="separate"/>
            </w:r>
            <w:r>
              <w:rPr>
                <w:noProof/>
                <w:webHidden/>
              </w:rPr>
              <w:t>- 1 -</w:t>
            </w:r>
            <w:r>
              <w:rPr>
                <w:noProof/>
                <w:webHidden/>
              </w:rPr>
              <w:fldChar w:fldCharType="end"/>
            </w:r>
          </w:hyperlink>
        </w:p>
        <w:p w14:paraId="5E32F353" w14:textId="77777777" w:rsidR="00896390" w:rsidRDefault="00896390">
          <w:pPr>
            <w:pStyle w:val="Verzeichnis3"/>
            <w:tabs>
              <w:tab w:val="left" w:pos="1320"/>
              <w:tab w:val="right" w:leader="dot" w:pos="9062"/>
            </w:tabs>
            <w:rPr>
              <w:rFonts w:eastAsiaTheme="minorEastAsia"/>
              <w:noProof/>
              <w:lang w:val="en-US"/>
            </w:rPr>
          </w:pPr>
          <w:hyperlink w:anchor="_Toc405565197" w:history="1">
            <w:r w:rsidRPr="00FD5F3F">
              <w:rPr>
                <w:rStyle w:val="Hyperlink"/>
                <w:noProof/>
              </w:rPr>
              <w:t>1.1.2</w:t>
            </w:r>
            <w:r>
              <w:rPr>
                <w:rFonts w:eastAsiaTheme="minorEastAsia"/>
                <w:noProof/>
                <w:lang w:val="en-US"/>
              </w:rPr>
              <w:tab/>
            </w:r>
            <w:r w:rsidRPr="00FD5F3F">
              <w:rPr>
                <w:rStyle w:val="Hyperlink"/>
                <w:noProof/>
              </w:rPr>
              <w:t>Ziele</w:t>
            </w:r>
            <w:r>
              <w:rPr>
                <w:noProof/>
                <w:webHidden/>
              </w:rPr>
              <w:tab/>
            </w:r>
            <w:r>
              <w:rPr>
                <w:noProof/>
                <w:webHidden/>
              </w:rPr>
              <w:fldChar w:fldCharType="begin"/>
            </w:r>
            <w:r>
              <w:rPr>
                <w:noProof/>
                <w:webHidden/>
              </w:rPr>
              <w:instrText xml:space="preserve"> PAGEREF _Toc405565197 \h </w:instrText>
            </w:r>
            <w:r>
              <w:rPr>
                <w:noProof/>
                <w:webHidden/>
              </w:rPr>
            </w:r>
            <w:r>
              <w:rPr>
                <w:noProof/>
                <w:webHidden/>
              </w:rPr>
              <w:fldChar w:fldCharType="separate"/>
            </w:r>
            <w:r>
              <w:rPr>
                <w:noProof/>
                <w:webHidden/>
              </w:rPr>
              <w:t>- 1 -</w:t>
            </w:r>
            <w:r>
              <w:rPr>
                <w:noProof/>
                <w:webHidden/>
              </w:rPr>
              <w:fldChar w:fldCharType="end"/>
            </w:r>
          </w:hyperlink>
        </w:p>
        <w:p w14:paraId="63AD9E07" w14:textId="77777777" w:rsidR="00896390" w:rsidRDefault="00896390">
          <w:pPr>
            <w:pStyle w:val="Verzeichnis3"/>
            <w:tabs>
              <w:tab w:val="left" w:pos="1320"/>
              <w:tab w:val="right" w:leader="dot" w:pos="9062"/>
            </w:tabs>
            <w:rPr>
              <w:rFonts w:eastAsiaTheme="minorEastAsia"/>
              <w:noProof/>
              <w:lang w:val="en-US"/>
            </w:rPr>
          </w:pPr>
          <w:hyperlink w:anchor="_Toc405565198" w:history="1">
            <w:r w:rsidRPr="00FD5F3F">
              <w:rPr>
                <w:rStyle w:val="Hyperlink"/>
                <w:noProof/>
              </w:rPr>
              <w:t>1.1.3</w:t>
            </w:r>
            <w:r>
              <w:rPr>
                <w:rFonts w:eastAsiaTheme="minorEastAsia"/>
                <w:noProof/>
                <w:lang w:val="en-US"/>
              </w:rPr>
              <w:tab/>
            </w:r>
            <w:r w:rsidRPr="00FD5F3F">
              <w:rPr>
                <w:rStyle w:val="Hyperlink"/>
                <w:noProof/>
              </w:rPr>
              <w:t>Zusammenfassung</w:t>
            </w:r>
            <w:r>
              <w:rPr>
                <w:noProof/>
                <w:webHidden/>
              </w:rPr>
              <w:tab/>
            </w:r>
            <w:r>
              <w:rPr>
                <w:noProof/>
                <w:webHidden/>
              </w:rPr>
              <w:fldChar w:fldCharType="begin"/>
            </w:r>
            <w:r>
              <w:rPr>
                <w:noProof/>
                <w:webHidden/>
              </w:rPr>
              <w:instrText xml:space="preserve"> PAGEREF _Toc405565198 \h </w:instrText>
            </w:r>
            <w:r>
              <w:rPr>
                <w:noProof/>
                <w:webHidden/>
              </w:rPr>
            </w:r>
            <w:r>
              <w:rPr>
                <w:noProof/>
                <w:webHidden/>
              </w:rPr>
              <w:fldChar w:fldCharType="separate"/>
            </w:r>
            <w:r>
              <w:rPr>
                <w:noProof/>
                <w:webHidden/>
              </w:rPr>
              <w:t>- 1 -</w:t>
            </w:r>
            <w:r>
              <w:rPr>
                <w:noProof/>
                <w:webHidden/>
              </w:rPr>
              <w:fldChar w:fldCharType="end"/>
            </w:r>
          </w:hyperlink>
        </w:p>
        <w:p w14:paraId="16945B72" w14:textId="77777777" w:rsidR="00896390" w:rsidRDefault="00896390">
          <w:pPr>
            <w:pStyle w:val="Verzeichnis2"/>
            <w:tabs>
              <w:tab w:val="left" w:pos="880"/>
              <w:tab w:val="right" w:leader="dot" w:pos="9062"/>
            </w:tabs>
            <w:rPr>
              <w:rFonts w:eastAsiaTheme="minorEastAsia"/>
              <w:noProof/>
              <w:lang w:val="en-US"/>
            </w:rPr>
          </w:pPr>
          <w:hyperlink w:anchor="_Toc405565199" w:history="1">
            <w:r w:rsidRPr="00FD5F3F">
              <w:rPr>
                <w:rStyle w:val="Hyperlink"/>
                <w:noProof/>
              </w:rPr>
              <w:t>1.2</w:t>
            </w:r>
            <w:r>
              <w:rPr>
                <w:rFonts w:eastAsiaTheme="minorEastAsia"/>
                <w:noProof/>
                <w:lang w:val="en-US"/>
              </w:rPr>
              <w:tab/>
            </w:r>
            <w:r w:rsidRPr="00FD5F3F">
              <w:rPr>
                <w:rStyle w:val="Hyperlink"/>
                <w:noProof/>
              </w:rPr>
              <w:t>Versuchsaufbau</w:t>
            </w:r>
            <w:r>
              <w:rPr>
                <w:noProof/>
                <w:webHidden/>
              </w:rPr>
              <w:tab/>
            </w:r>
            <w:r>
              <w:rPr>
                <w:noProof/>
                <w:webHidden/>
              </w:rPr>
              <w:fldChar w:fldCharType="begin"/>
            </w:r>
            <w:r>
              <w:rPr>
                <w:noProof/>
                <w:webHidden/>
              </w:rPr>
              <w:instrText xml:space="preserve"> PAGEREF _Toc405565199 \h </w:instrText>
            </w:r>
            <w:r>
              <w:rPr>
                <w:noProof/>
                <w:webHidden/>
              </w:rPr>
            </w:r>
            <w:r>
              <w:rPr>
                <w:noProof/>
                <w:webHidden/>
              </w:rPr>
              <w:fldChar w:fldCharType="separate"/>
            </w:r>
            <w:r>
              <w:rPr>
                <w:noProof/>
                <w:webHidden/>
              </w:rPr>
              <w:t>- 2 -</w:t>
            </w:r>
            <w:r>
              <w:rPr>
                <w:noProof/>
                <w:webHidden/>
              </w:rPr>
              <w:fldChar w:fldCharType="end"/>
            </w:r>
          </w:hyperlink>
        </w:p>
        <w:p w14:paraId="5484E347" w14:textId="77777777" w:rsidR="00896390" w:rsidRDefault="00896390">
          <w:pPr>
            <w:pStyle w:val="Verzeichnis2"/>
            <w:tabs>
              <w:tab w:val="left" w:pos="880"/>
              <w:tab w:val="right" w:leader="dot" w:pos="9062"/>
            </w:tabs>
            <w:rPr>
              <w:rFonts w:eastAsiaTheme="minorEastAsia"/>
              <w:noProof/>
              <w:lang w:val="en-US"/>
            </w:rPr>
          </w:pPr>
          <w:hyperlink w:anchor="_Toc405565200" w:history="1">
            <w:r w:rsidRPr="00FD5F3F">
              <w:rPr>
                <w:rStyle w:val="Hyperlink"/>
                <w:noProof/>
              </w:rPr>
              <w:t>1.3</w:t>
            </w:r>
            <w:r>
              <w:rPr>
                <w:rFonts w:eastAsiaTheme="minorEastAsia"/>
                <w:noProof/>
                <w:lang w:val="en-US"/>
              </w:rPr>
              <w:tab/>
            </w:r>
            <w:r w:rsidRPr="00FD5F3F">
              <w:rPr>
                <w:rStyle w:val="Hyperlink"/>
                <w:noProof/>
              </w:rPr>
              <w:t>Versuchsauswertung</w:t>
            </w:r>
            <w:r>
              <w:rPr>
                <w:noProof/>
                <w:webHidden/>
              </w:rPr>
              <w:tab/>
            </w:r>
            <w:r>
              <w:rPr>
                <w:noProof/>
                <w:webHidden/>
              </w:rPr>
              <w:fldChar w:fldCharType="begin"/>
            </w:r>
            <w:r>
              <w:rPr>
                <w:noProof/>
                <w:webHidden/>
              </w:rPr>
              <w:instrText xml:space="preserve"> PAGEREF _Toc405565200 \h </w:instrText>
            </w:r>
            <w:r>
              <w:rPr>
                <w:noProof/>
                <w:webHidden/>
              </w:rPr>
            </w:r>
            <w:r>
              <w:rPr>
                <w:noProof/>
                <w:webHidden/>
              </w:rPr>
              <w:fldChar w:fldCharType="separate"/>
            </w:r>
            <w:r>
              <w:rPr>
                <w:noProof/>
                <w:webHidden/>
              </w:rPr>
              <w:t>- 3 -</w:t>
            </w:r>
            <w:r>
              <w:rPr>
                <w:noProof/>
                <w:webHidden/>
              </w:rPr>
              <w:fldChar w:fldCharType="end"/>
            </w:r>
          </w:hyperlink>
        </w:p>
        <w:p w14:paraId="091003D9" w14:textId="77777777" w:rsidR="00896390" w:rsidRDefault="00896390">
          <w:pPr>
            <w:pStyle w:val="Verzeichnis2"/>
            <w:tabs>
              <w:tab w:val="left" w:pos="880"/>
              <w:tab w:val="right" w:leader="dot" w:pos="9062"/>
            </w:tabs>
            <w:rPr>
              <w:rFonts w:eastAsiaTheme="minorEastAsia"/>
              <w:noProof/>
              <w:lang w:val="en-US"/>
            </w:rPr>
          </w:pPr>
          <w:hyperlink w:anchor="_Toc405565201" w:history="1">
            <w:r w:rsidRPr="00FD5F3F">
              <w:rPr>
                <w:rStyle w:val="Hyperlink"/>
                <w:noProof/>
              </w:rPr>
              <w:t>1.4</w:t>
            </w:r>
            <w:r>
              <w:rPr>
                <w:rFonts w:eastAsiaTheme="minorEastAsia"/>
                <w:noProof/>
                <w:lang w:val="en-US"/>
              </w:rPr>
              <w:tab/>
            </w:r>
            <w:r w:rsidRPr="00FD5F3F">
              <w:rPr>
                <w:rStyle w:val="Hyperlink"/>
                <w:noProof/>
              </w:rPr>
              <w:t>Physikalische Betrachtung</w:t>
            </w:r>
            <w:r>
              <w:rPr>
                <w:noProof/>
                <w:webHidden/>
              </w:rPr>
              <w:tab/>
            </w:r>
            <w:r>
              <w:rPr>
                <w:noProof/>
                <w:webHidden/>
              </w:rPr>
              <w:fldChar w:fldCharType="begin"/>
            </w:r>
            <w:r>
              <w:rPr>
                <w:noProof/>
                <w:webHidden/>
              </w:rPr>
              <w:instrText xml:space="preserve"> PAGEREF _Toc405565201 \h </w:instrText>
            </w:r>
            <w:r>
              <w:rPr>
                <w:noProof/>
                <w:webHidden/>
              </w:rPr>
            </w:r>
            <w:r>
              <w:rPr>
                <w:noProof/>
                <w:webHidden/>
              </w:rPr>
              <w:fldChar w:fldCharType="separate"/>
            </w:r>
            <w:r>
              <w:rPr>
                <w:noProof/>
                <w:webHidden/>
              </w:rPr>
              <w:t>- 7 -</w:t>
            </w:r>
            <w:r>
              <w:rPr>
                <w:noProof/>
                <w:webHidden/>
              </w:rPr>
              <w:fldChar w:fldCharType="end"/>
            </w:r>
          </w:hyperlink>
        </w:p>
        <w:p w14:paraId="46704245" w14:textId="77777777" w:rsidR="00896390" w:rsidRDefault="00896390">
          <w:pPr>
            <w:pStyle w:val="Verzeichnis3"/>
            <w:tabs>
              <w:tab w:val="left" w:pos="1320"/>
              <w:tab w:val="right" w:leader="dot" w:pos="9062"/>
            </w:tabs>
            <w:rPr>
              <w:rFonts w:eastAsiaTheme="minorEastAsia"/>
              <w:noProof/>
              <w:lang w:val="en-US"/>
            </w:rPr>
          </w:pPr>
          <w:hyperlink w:anchor="_Toc405565202" w:history="1">
            <w:r w:rsidRPr="00FD5F3F">
              <w:rPr>
                <w:rStyle w:val="Hyperlink"/>
                <w:noProof/>
              </w:rPr>
              <w:t>1.4.1</w:t>
            </w:r>
            <w:r>
              <w:rPr>
                <w:rFonts w:eastAsiaTheme="minorEastAsia"/>
                <w:noProof/>
                <w:lang w:val="en-US"/>
              </w:rPr>
              <w:tab/>
            </w:r>
            <w:r w:rsidRPr="00FD5F3F">
              <w:rPr>
                <w:rStyle w:val="Hyperlink"/>
                <w:noProof/>
              </w:rPr>
              <w:t>Das Basketballmodell</w:t>
            </w:r>
            <w:r>
              <w:rPr>
                <w:noProof/>
                <w:webHidden/>
              </w:rPr>
              <w:tab/>
            </w:r>
            <w:r>
              <w:rPr>
                <w:noProof/>
                <w:webHidden/>
              </w:rPr>
              <w:fldChar w:fldCharType="begin"/>
            </w:r>
            <w:r>
              <w:rPr>
                <w:noProof/>
                <w:webHidden/>
              </w:rPr>
              <w:instrText xml:space="preserve"> PAGEREF _Toc405565202 \h </w:instrText>
            </w:r>
            <w:r>
              <w:rPr>
                <w:noProof/>
                <w:webHidden/>
              </w:rPr>
            </w:r>
            <w:r>
              <w:rPr>
                <w:noProof/>
                <w:webHidden/>
              </w:rPr>
              <w:fldChar w:fldCharType="separate"/>
            </w:r>
            <w:r>
              <w:rPr>
                <w:noProof/>
                <w:webHidden/>
              </w:rPr>
              <w:t>- 7 -</w:t>
            </w:r>
            <w:r>
              <w:rPr>
                <w:noProof/>
                <w:webHidden/>
              </w:rPr>
              <w:fldChar w:fldCharType="end"/>
            </w:r>
          </w:hyperlink>
        </w:p>
        <w:p w14:paraId="5BAB31DF" w14:textId="77777777" w:rsidR="00896390" w:rsidRDefault="00896390">
          <w:pPr>
            <w:pStyle w:val="Verzeichnis3"/>
            <w:tabs>
              <w:tab w:val="left" w:pos="1320"/>
              <w:tab w:val="right" w:leader="dot" w:pos="9062"/>
            </w:tabs>
            <w:rPr>
              <w:rFonts w:eastAsiaTheme="minorEastAsia"/>
              <w:noProof/>
              <w:lang w:val="en-US"/>
            </w:rPr>
          </w:pPr>
          <w:hyperlink w:anchor="_Toc405565203" w:history="1">
            <w:r w:rsidRPr="00FD5F3F">
              <w:rPr>
                <w:rStyle w:val="Hyperlink"/>
                <w:noProof/>
              </w:rPr>
              <w:t>1.4.2</w:t>
            </w:r>
            <w:r>
              <w:rPr>
                <w:rFonts w:eastAsiaTheme="minorEastAsia"/>
                <w:noProof/>
                <w:lang w:val="en-US"/>
              </w:rPr>
              <w:tab/>
            </w:r>
            <w:r w:rsidRPr="00FD5F3F">
              <w:rPr>
                <w:rStyle w:val="Hyperlink"/>
                <w:noProof/>
              </w:rPr>
              <w:t>Verallgemeinerung</w:t>
            </w:r>
            <w:r>
              <w:rPr>
                <w:noProof/>
                <w:webHidden/>
              </w:rPr>
              <w:tab/>
            </w:r>
            <w:r>
              <w:rPr>
                <w:noProof/>
                <w:webHidden/>
              </w:rPr>
              <w:fldChar w:fldCharType="begin"/>
            </w:r>
            <w:r>
              <w:rPr>
                <w:noProof/>
                <w:webHidden/>
              </w:rPr>
              <w:instrText xml:space="preserve"> PAGEREF _Toc405565203 \h </w:instrText>
            </w:r>
            <w:r>
              <w:rPr>
                <w:noProof/>
                <w:webHidden/>
              </w:rPr>
            </w:r>
            <w:r>
              <w:rPr>
                <w:noProof/>
                <w:webHidden/>
              </w:rPr>
              <w:fldChar w:fldCharType="separate"/>
            </w:r>
            <w:r>
              <w:rPr>
                <w:noProof/>
                <w:webHidden/>
              </w:rPr>
              <w:t>- 7 -</w:t>
            </w:r>
            <w:r>
              <w:rPr>
                <w:noProof/>
                <w:webHidden/>
              </w:rPr>
              <w:fldChar w:fldCharType="end"/>
            </w:r>
          </w:hyperlink>
        </w:p>
        <w:p w14:paraId="51A52BED" w14:textId="77777777" w:rsidR="00896390" w:rsidRDefault="00896390">
          <w:pPr>
            <w:pStyle w:val="Verzeichnis2"/>
            <w:tabs>
              <w:tab w:val="left" w:pos="880"/>
              <w:tab w:val="right" w:leader="dot" w:pos="9062"/>
            </w:tabs>
            <w:rPr>
              <w:rFonts w:eastAsiaTheme="minorEastAsia"/>
              <w:noProof/>
              <w:lang w:val="en-US"/>
            </w:rPr>
          </w:pPr>
          <w:hyperlink w:anchor="_Toc405565204" w:history="1">
            <w:r w:rsidRPr="00FD5F3F">
              <w:rPr>
                <w:rStyle w:val="Hyperlink"/>
                <w:noProof/>
              </w:rPr>
              <w:t>1.5</w:t>
            </w:r>
            <w:r>
              <w:rPr>
                <w:rFonts w:eastAsiaTheme="minorEastAsia"/>
                <w:noProof/>
                <w:lang w:val="en-US"/>
              </w:rPr>
              <w:tab/>
            </w:r>
            <w:r w:rsidRPr="00FD5F3F">
              <w:rPr>
                <w:rStyle w:val="Hyperlink"/>
                <w:noProof/>
              </w:rPr>
              <w:t>Die Simulation</w:t>
            </w:r>
            <w:r>
              <w:rPr>
                <w:noProof/>
                <w:webHidden/>
              </w:rPr>
              <w:tab/>
            </w:r>
            <w:r>
              <w:rPr>
                <w:noProof/>
                <w:webHidden/>
              </w:rPr>
              <w:fldChar w:fldCharType="begin"/>
            </w:r>
            <w:r>
              <w:rPr>
                <w:noProof/>
                <w:webHidden/>
              </w:rPr>
              <w:instrText xml:space="preserve"> PAGEREF _Toc405565204 \h </w:instrText>
            </w:r>
            <w:r>
              <w:rPr>
                <w:noProof/>
                <w:webHidden/>
              </w:rPr>
            </w:r>
            <w:r>
              <w:rPr>
                <w:noProof/>
                <w:webHidden/>
              </w:rPr>
              <w:fldChar w:fldCharType="separate"/>
            </w:r>
            <w:r>
              <w:rPr>
                <w:noProof/>
                <w:webHidden/>
              </w:rPr>
              <w:t>- 10 -</w:t>
            </w:r>
            <w:r>
              <w:rPr>
                <w:noProof/>
                <w:webHidden/>
              </w:rPr>
              <w:fldChar w:fldCharType="end"/>
            </w:r>
          </w:hyperlink>
        </w:p>
        <w:p w14:paraId="4892FCDD" w14:textId="77777777" w:rsidR="00896390" w:rsidRDefault="00896390">
          <w:pPr>
            <w:pStyle w:val="Verzeichnis2"/>
            <w:tabs>
              <w:tab w:val="left" w:pos="880"/>
              <w:tab w:val="right" w:leader="dot" w:pos="9062"/>
            </w:tabs>
            <w:rPr>
              <w:rFonts w:eastAsiaTheme="minorEastAsia"/>
              <w:noProof/>
              <w:lang w:val="en-US"/>
            </w:rPr>
          </w:pPr>
          <w:hyperlink w:anchor="_Toc405565205" w:history="1">
            <w:r w:rsidRPr="00FD5F3F">
              <w:rPr>
                <w:rStyle w:val="Hyperlink"/>
                <w:noProof/>
              </w:rPr>
              <w:t>1.6</w:t>
            </w:r>
            <w:r>
              <w:rPr>
                <w:rFonts w:eastAsiaTheme="minorEastAsia"/>
                <w:noProof/>
                <w:lang w:val="en-US"/>
              </w:rPr>
              <w:tab/>
            </w:r>
            <w:r w:rsidRPr="00FD5F3F">
              <w:rPr>
                <w:rStyle w:val="Hyperlink"/>
                <w:noProof/>
              </w:rPr>
              <w:t>Ausblick</w:t>
            </w:r>
            <w:r>
              <w:rPr>
                <w:noProof/>
                <w:webHidden/>
              </w:rPr>
              <w:tab/>
            </w:r>
            <w:r>
              <w:rPr>
                <w:noProof/>
                <w:webHidden/>
              </w:rPr>
              <w:fldChar w:fldCharType="begin"/>
            </w:r>
            <w:r>
              <w:rPr>
                <w:noProof/>
                <w:webHidden/>
              </w:rPr>
              <w:instrText xml:space="preserve"> PAGEREF _Toc405565205 \h </w:instrText>
            </w:r>
            <w:r>
              <w:rPr>
                <w:noProof/>
                <w:webHidden/>
              </w:rPr>
            </w:r>
            <w:r>
              <w:rPr>
                <w:noProof/>
                <w:webHidden/>
              </w:rPr>
              <w:fldChar w:fldCharType="separate"/>
            </w:r>
            <w:r>
              <w:rPr>
                <w:noProof/>
                <w:webHidden/>
              </w:rPr>
              <w:t>- 11 -</w:t>
            </w:r>
            <w:r>
              <w:rPr>
                <w:noProof/>
                <w:webHidden/>
              </w:rPr>
              <w:fldChar w:fldCharType="end"/>
            </w:r>
          </w:hyperlink>
        </w:p>
        <w:p w14:paraId="49FB74FD" w14:textId="77777777" w:rsidR="00896390" w:rsidRDefault="00896390">
          <w:pPr>
            <w:pStyle w:val="Verzeichnis2"/>
            <w:tabs>
              <w:tab w:val="left" w:pos="880"/>
              <w:tab w:val="right" w:leader="dot" w:pos="9062"/>
            </w:tabs>
            <w:rPr>
              <w:rFonts w:eastAsiaTheme="minorEastAsia"/>
              <w:noProof/>
              <w:lang w:val="en-US"/>
            </w:rPr>
          </w:pPr>
          <w:hyperlink w:anchor="_Toc405565206" w:history="1">
            <w:r w:rsidRPr="00FD5F3F">
              <w:rPr>
                <w:rStyle w:val="Hyperlink"/>
                <w:noProof/>
              </w:rPr>
              <w:t>1.7</w:t>
            </w:r>
            <w:r>
              <w:rPr>
                <w:rFonts w:eastAsiaTheme="minorEastAsia"/>
                <w:noProof/>
                <w:lang w:val="en-US"/>
              </w:rPr>
              <w:tab/>
            </w:r>
            <w:r w:rsidRPr="00FD5F3F">
              <w:rPr>
                <w:rStyle w:val="Hyperlink"/>
                <w:noProof/>
              </w:rPr>
              <w:t>Mögliche Fehlerquellen</w:t>
            </w:r>
            <w:r>
              <w:rPr>
                <w:noProof/>
                <w:webHidden/>
              </w:rPr>
              <w:tab/>
            </w:r>
            <w:r>
              <w:rPr>
                <w:noProof/>
                <w:webHidden/>
              </w:rPr>
              <w:fldChar w:fldCharType="begin"/>
            </w:r>
            <w:r>
              <w:rPr>
                <w:noProof/>
                <w:webHidden/>
              </w:rPr>
              <w:instrText xml:space="preserve"> PAGEREF _Toc405565206 \h </w:instrText>
            </w:r>
            <w:r>
              <w:rPr>
                <w:noProof/>
                <w:webHidden/>
              </w:rPr>
            </w:r>
            <w:r>
              <w:rPr>
                <w:noProof/>
                <w:webHidden/>
              </w:rPr>
              <w:fldChar w:fldCharType="separate"/>
            </w:r>
            <w:r>
              <w:rPr>
                <w:noProof/>
                <w:webHidden/>
              </w:rPr>
              <w:t>- 11 -</w:t>
            </w:r>
            <w:r>
              <w:rPr>
                <w:noProof/>
                <w:webHidden/>
              </w:rPr>
              <w:fldChar w:fldCharType="end"/>
            </w:r>
          </w:hyperlink>
        </w:p>
        <w:p w14:paraId="4EC3EB6C" w14:textId="77777777" w:rsidR="00896390" w:rsidRDefault="00896390">
          <w:pPr>
            <w:pStyle w:val="Verzeichnis2"/>
            <w:tabs>
              <w:tab w:val="left" w:pos="880"/>
              <w:tab w:val="right" w:leader="dot" w:pos="9062"/>
            </w:tabs>
            <w:rPr>
              <w:rFonts w:eastAsiaTheme="minorEastAsia"/>
              <w:noProof/>
              <w:lang w:val="en-US"/>
            </w:rPr>
          </w:pPr>
          <w:hyperlink w:anchor="_Toc405565207" w:history="1">
            <w:r w:rsidRPr="00FD5F3F">
              <w:rPr>
                <w:rStyle w:val="Hyperlink"/>
                <w:noProof/>
              </w:rPr>
              <w:t>1.8</w:t>
            </w:r>
            <w:r>
              <w:rPr>
                <w:rFonts w:eastAsiaTheme="minorEastAsia"/>
                <w:noProof/>
                <w:lang w:val="en-US"/>
              </w:rPr>
              <w:tab/>
            </w:r>
            <w:r w:rsidRPr="00FD5F3F">
              <w:rPr>
                <w:rStyle w:val="Hyperlink"/>
                <w:noProof/>
              </w:rPr>
              <w:t>Ergebnis</w:t>
            </w:r>
            <w:r>
              <w:rPr>
                <w:noProof/>
                <w:webHidden/>
              </w:rPr>
              <w:tab/>
            </w:r>
            <w:r>
              <w:rPr>
                <w:noProof/>
                <w:webHidden/>
              </w:rPr>
              <w:fldChar w:fldCharType="begin"/>
            </w:r>
            <w:r>
              <w:rPr>
                <w:noProof/>
                <w:webHidden/>
              </w:rPr>
              <w:instrText xml:space="preserve"> PAGEREF _Toc405565207 \h </w:instrText>
            </w:r>
            <w:r>
              <w:rPr>
                <w:noProof/>
                <w:webHidden/>
              </w:rPr>
            </w:r>
            <w:r>
              <w:rPr>
                <w:noProof/>
                <w:webHidden/>
              </w:rPr>
              <w:fldChar w:fldCharType="separate"/>
            </w:r>
            <w:r>
              <w:rPr>
                <w:noProof/>
                <w:webHidden/>
              </w:rPr>
              <w:t>- 11 -</w:t>
            </w:r>
            <w:r>
              <w:rPr>
                <w:noProof/>
                <w:webHidden/>
              </w:rPr>
              <w:fldChar w:fldCharType="end"/>
            </w:r>
          </w:hyperlink>
        </w:p>
        <w:p w14:paraId="4D2B5C16" w14:textId="77777777" w:rsidR="00896390" w:rsidRDefault="00896390">
          <w:pPr>
            <w:pStyle w:val="Verzeichnis2"/>
            <w:tabs>
              <w:tab w:val="left" w:pos="880"/>
              <w:tab w:val="right" w:leader="dot" w:pos="9062"/>
            </w:tabs>
            <w:rPr>
              <w:rFonts w:eastAsiaTheme="minorEastAsia"/>
              <w:noProof/>
              <w:lang w:val="en-US"/>
            </w:rPr>
          </w:pPr>
          <w:hyperlink w:anchor="_Toc405565208" w:history="1">
            <w:r w:rsidRPr="00FD5F3F">
              <w:rPr>
                <w:rStyle w:val="Hyperlink"/>
                <w:noProof/>
              </w:rPr>
              <w:t>1.9</w:t>
            </w:r>
            <w:r>
              <w:rPr>
                <w:rFonts w:eastAsiaTheme="minorEastAsia"/>
                <w:noProof/>
                <w:lang w:val="en-US"/>
              </w:rPr>
              <w:tab/>
            </w:r>
            <w:r w:rsidRPr="00FD5F3F">
              <w:rPr>
                <w:rStyle w:val="Hyperlink"/>
                <w:noProof/>
              </w:rPr>
              <w:t>Quellenverzeichnis</w:t>
            </w:r>
            <w:r>
              <w:rPr>
                <w:noProof/>
                <w:webHidden/>
              </w:rPr>
              <w:tab/>
            </w:r>
            <w:r>
              <w:rPr>
                <w:noProof/>
                <w:webHidden/>
              </w:rPr>
              <w:fldChar w:fldCharType="begin"/>
            </w:r>
            <w:r>
              <w:rPr>
                <w:noProof/>
                <w:webHidden/>
              </w:rPr>
              <w:instrText xml:space="preserve"> PAGEREF _Toc405565208 \h </w:instrText>
            </w:r>
            <w:r>
              <w:rPr>
                <w:noProof/>
                <w:webHidden/>
              </w:rPr>
            </w:r>
            <w:r>
              <w:rPr>
                <w:noProof/>
                <w:webHidden/>
              </w:rPr>
              <w:fldChar w:fldCharType="separate"/>
            </w:r>
            <w:r>
              <w:rPr>
                <w:noProof/>
                <w:webHidden/>
              </w:rPr>
              <w:t>- 12 -</w:t>
            </w:r>
            <w:r>
              <w:rPr>
                <w:noProof/>
                <w:webHidden/>
              </w:rPr>
              <w:fldChar w:fldCharType="end"/>
            </w:r>
          </w:hyperlink>
        </w:p>
        <w:p w14:paraId="13788745" w14:textId="77777777" w:rsidR="00896390" w:rsidRDefault="00896390">
          <w:pPr>
            <w:pStyle w:val="Verzeichnis1"/>
            <w:tabs>
              <w:tab w:val="left" w:pos="440"/>
            </w:tabs>
            <w:rPr>
              <w:rFonts w:eastAsiaTheme="minorEastAsia"/>
              <w:noProof/>
              <w:lang w:val="en-US"/>
            </w:rPr>
          </w:pPr>
          <w:hyperlink w:anchor="_Toc405565209" w:history="1">
            <w:r w:rsidRPr="00FD5F3F">
              <w:rPr>
                <w:rStyle w:val="Hyperlink"/>
                <w:noProof/>
              </w:rPr>
              <w:t>2</w:t>
            </w:r>
            <w:r>
              <w:rPr>
                <w:rFonts w:eastAsiaTheme="minorEastAsia"/>
                <w:noProof/>
                <w:lang w:val="en-US"/>
              </w:rPr>
              <w:tab/>
            </w:r>
            <w:r w:rsidRPr="00FD5F3F">
              <w:rPr>
                <w:rStyle w:val="Hyperlink"/>
                <w:noProof/>
              </w:rPr>
              <w:t>Auswertung/Weiterbearbeitung</w:t>
            </w:r>
            <w:r>
              <w:rPr>
                <w:noProof/>
                <w:webHidden/>
              </w:rPr>
              <w:tab/>
            </w:r>
            <w:r>
              <w:rPr>
                <w:noProof/>
                <w:webHidden/>
              </w:rPr>
              <w:fldChar w:fldCharType="begin"/>
            </w:r>
            <w:r>
              <w:rPr>
                <w:noProof/>
                <w:webHidden/>
              </w:rPr>
              <w:instrText xml:space="preserve"> PAGEREF _Toc405565209 \h </w:instrText>
            </w:r>
            <w:r>
              <w:rPr>
                <w:noProof/>
                <w:webHidden/>
              </w:rPr>
            </w:r>
            <w:r>
              <w:rPr>
                <w:noProof/>
                <w:webHidden/>
              </w:rPr>
              <w:fldChar w:fldCharType="separate"/>
            </w:r>
            <w:r>
              <w:rPr>
                <w:noProof/>
                <w:webHidden/>
              </w:rPr>
              <w:t>14</w:t>
            </w:r>
            <w:r>
              <w:rPr>
                <w:noProof/>
                <w:webHidden/>
              </w:rPr>
              <w:fldChar w:fldCharType="end"/>
            </w:r>
          </w:hyperlink>
        </w:p>
        <w:p w14:paraId="11EA1C4A" w14:textId="77777777" w:rsidR="00896390" w:rsidRDefault="00896390">
          <w:pPr>
            <w:pStyle w:val="Verzeichnis3"/>
            <w:tabs>
              <w:tab w:val="left" w:pos="1320"/>
              <w:tab w:val="right" w:leader="dot" w:pos="9062"/>
            </w:tabs>
            <w:rPr>
              <w:rFonts w:eastAsiaTheme="minorEastAsia"/>
              <w:noProof/>
              <w:lang w:val="en-US"/>
            </w:rPr>
          </w:pPr>
          <w:hyperlink w:anchor="_Toc405565210" w:history="1">
            <w:r w:rsidRPr="00FD5F3F">
              <w:rPr>
                <w:rStyle w:val="Hyperlink"/>
                <w:noProof/>
              </w:rPr>
              <w:t>2.1.1</w:t>
            </w:r>
            <w:r>
              <w:rPr>
                <w:rFonts w:eastAsiaTheme="minorEastAsia"/>
                <w:noProof/>
                <w:lang w:val="en-US"/>
              </w:rPr>
              <w:tab/>
            </w:r>
            <w:r w:rsidRPr="00FD5F3F">
              <w:rPr>
                <w:rStyle w:val="Hyperlink"/>
                <w:noProof/>
              </w:rPr>
              <w:t>Aus</w:t>
            </w:r>
            <w:r w:rsidRPr="00FD5F3F">
              <w:rPr>
                <w:rStyle w:val="Hyperlink"/>
                <w:noProof/>
              </w:rPr>
              <w:t>w</w:t>
            </w:r>
            <w:r w:rsidRPr="00FD5F3F">
              <w:rPr>
                <w:rStyle w:val="Hyperlink"/>
                <w:noProof/>
              </w:rPr>
              <w:t>ertung des Wettbewerbs (Jugend Forscht)</w:t>
            </w:r>
            <w:r>
              <w:rPr>
                <w:noProof/>
                <w:webHidden/>
              </w:rPr>
              <w:tab/>
            </w:r>
            <w:r>
              <w:rPr>
                <w:noProof/>
                <w:webHidden/>
              </w:rPr>
              <w:fldChar w:fldCharType="begin"/>
            </w:r>
            <w:r>
              <w:rPr>
                <w:noProof/>
                <w:webHidden/>
              </w:rPr>
              <w:instrText xml:space="preserve"> PAGEREF _Toc405565210 \h </w:instrText>
            </w:r>
            <w:r>
              <w:rPr>
                <w:noProof/>
                <w:webHidden/>
              </w:rPr>
            </w:r>
            <w:r>
              <w:rPr>
                <w:noProof/>
                <w:webHidden/>
              </w:rPr>
              <w:fldChar w:fldCharType="separate"/>
            </w:r>
            <w:r>
              <w:rPr>
                <w:noProof/>
                <w:webHidden/>
              </w:rPr>
              <w:t>14</w:t>
            </w:r>
            <w:r>
              <w:rPr>
                <w:noProof/>
                <w:webHidden/>
              </w:rPr>
              <w:fldChar w:fldCharType="end"/>
            </w:r>
          </w:hyperlink>
        </w:p>
        <w:p w14:paraId="5D4BFB87" w14:textId="77777777" w:rsidR="00896390" w:rsidRDefault="00896390">
          <w:pPr>
            <w:pStyle w:val="Verzeichnis3"/>
            <w:tabs>
              <w:tab w:val="left" w:pos="1320"/>
              <w:tab w:val="right" w:leader="dot" w:pos="9062"/>
            </w:tabs>
            <w:rPr>
              <w:rFonts w:eastAsiaTheme="minorEastAsia"/>
              <w:noProof/>
              <w:lang w:val="en-US"/>
            </w:rPr>
          </w:pPr>
          <w:hyperlink w:anchor="_Toc405565211" w:history="1">
            <w:r w:rsidRPr="00FD5F3F">
              <w:rPr>
                <w:rStyle w:val="Hyperlink"/>
                <w:noProof/>
              </w:rPr>
              <w:t>2.1.2</w:t>
            </w:r>
            <w:r>
              <w:rPr>
                <w:rFonts w:eastAsiaTheme="minorEastAsia"/>
                <w:noProof/>
                <w:lang w:val="en-US"/>
              </w:rPr>
              <w:tab/>
            </w:r>
            <w:r w:rsidRPr="00FD5F3F">
              <w:rPr>
                <w:rStyle w:val="Hyperlink"/>
                <w:noProof/>
              </w:rPr>
              <w:t>Vergleich mit den Ergebnissen vom IYPT</w:t>
            </w:r>
            <w:r>
              <w:rPr>
                <w:noProof/>
                <w:webHidden/>
              </w:rPr>
              <w:tab/>
            </w:r>
            <w:r>
              <w:rPr>
                <w:noProof/>
                <w:webHidden/>
              </w:rPr>
              <w:fldChar w:fldCharType="begin"/>
            </w:r>
            <w:r>
              <w:rPr>
                <w:noProof/>
                <w:webHidden/>
              </w:rPr>
              <w:instrText xml:space="preserve"> PAGEREF _Toc405565211 \h </w:instrText>
            </w:r>
            <w:r>
              <w:rPr>
                <w:noProof/>
                <w:webHidden/>
              </w:rPr>
            </w:r>
            <w:r>
              <w:rPr>
                <w:noProof/>
                <w:webHidden/>
              </w:rPr>
              <w:fldChar w:fldCharType="separate"/>
            </w:r>
            <w:r>
              <w:rPr>
                <w:noProof/>
                <w:webHidden/>
              </w:rPr>
              <w:t>14</w:t>
            </w:r>
            <w:r>
              <w:rPr>
                <w:noProof/>
                <w:webHidden/>
              </w:rPr>
              <w:fldChar w:fldCharType="end"/>
            </w:r>
          </w:hyperlink>
        </w:p>
        <w:p w14:paraId="46FD502C" w14:textId="77777777" w:rsidR="00896390" w:rsidRDefault="00896390">
          <w:pPr>
            <w:pStyle w:val="Verzeichnis3"/>
            <w:tabs>
              <w:tab w:val="left" w:pos="1320"/>
              <w:tab w:val="right" w:leader="dot" w:pos="9062"/>
            </w:tabs>
            <w:rPr>
              <w:rFonts w:eastAsiaTheme="minorEastAsia"/>
              <w:noProof/>
              <w:lang w:val="en-US"/>
            </w:rPr>
          </w:pPr>
          <w:hyperlink w:anchor="_Toc405565212" w:history="1">
            <w:r w:rsidRPr="00FD5F3F">
              <w:rPr>
                <w:rStyle w:val="Hyperlink"/>
                <w:noProof/>
              </w:rPr>
              <w:t>2.1.3</w:t>
            </w:r>
            <w:r>
              <w:rPr>
                <w:rFonts w:eastAsiaTheme="minorEastAsia"/>
                <w:noProof/>
                <w:lang w:val="en-US"/>
              </w:rPr>
              <w:tab/>
            </w:r>
            <w:r w:rsidRPr="00FD5F3F">
              <w:rPr>
                <w:rStyle w:val="Hyperlink"/>
                <w:noProof/>
              </w:rPr>
              <w:t>Frequenz des Tones</w:t>
            </w:r>
            <w:r>
              <w:rPr>
                <w:noProof/>
                <w:webHidden/>
              </w:rPr>
              <w:tab/>
            </w:r>
            <w:r>
              <w:rPr>
                <w:noProof/>
                <w:webHidden/>
              </w:rPr>
              <w:fldChar w:fldCharType="begin"/>
            </w:r>
            <w:r>
              <w:rPr>
                <w:noProof/>
                <w:webHidden/>
              </w:rPr>
              <w:instrText xml:space="preserve"> PAGEREF _Toc405565212 \h </w:instrText>
            </w:r>
            <w:r>
              <w:rPr>
                <w:noProof/>
                <w:webHidden/>
              </w:rPr>
            </w:r>
            <w:r>
              <w:rPr>
                <w:noProof/>
                <w:webHidden/>
              </w:rPr>
              <w:fldChar w:fldCharType="separate"/>
            </w:r>
            <w:r>
              <w:rPr>
                <w:noProof/>
                <w:webHidden/>
              </w:rPr>
              <w:t>14</w:t>
            </w:r>
            <w:r>
              <w:rPr>
                <w:noProof/>
                <w:webHidden/>
              </w:rPr>
              <w:fldChar w:fldCharType="end"/>
            </w:r>
          </w:hyperlink>
        </w:p>
        <w:p w14:paraId="7EF9718F" w14:textId="77777777" w:rsidR="00896390" w:rsidRDefault="00896390">
          <w:pPr>
            <w:pStyle w:val="Verzeichnis3"/>
            <w:tabs>
              <w:tab w:val="left" w:pos="1320"/>
              <w:tab w:val="right" w:leader="dot" w:pos="9062"/>
            </w:tabs>
            <w:rPr>
              <w:rFonts w:eastAsiaTheme="minorEastAsia"/>
              <w:noProof/>
              <w:lang w:val="en-US"/>
            </w:rPr>
          </w:pPr>
          <w:hyperlink w:anchor="_Toc405565213" w:history="1">
            <w:r w:rsidRPr="00FD5F3F">
              <w:rPr>
                <w:rStyle w:val="Hyperlink"/>
                <w:noProof/>
              </w:rPr>
              <w:t>2.1.4</w:t>
            </w:r>
            <w:r>
              <w:rPr>
                <w:rFonts w:eastAsiaTheme="minorEastAsia"/>
                <w:noProof/>
                <w:lang w:val="en-US"/>
              </w:rPr>
              <w:tab/>
            </w:r>
            <w:r w:rsidRPr="00FD5F3F">
              <w:rPr>
                <w:rStyle w:val="Hyperlink"/>
                <w:noProof/>
              </w:rPr>
              <w:t>Selbstevaluation</w:t>
            </w:r>
            <w:r>
              <w:rPr>
                <w:noProof/>
                <w:webHidden/>
              </w:rPr>
              <w:tab/>
            </w:r>
            <w:r>
              <w:rPr>
                <w:noProof/>
                <w:webHidden/>
              </w:rPr>
              <w:fldChar w:fldCharType="begin"/>
            </w:r>
            <w:r>
              <w:rPr>
                <w:noProof/>
                <w:webHidden/>
              </w:rPr>
              <w:instrText xml:space="preserve"> PAGEREF _Toc405565213 \h </w:instrText>
            </w:r>
            <w:r>
              <w:rPr>
                <w:noProof/>
                <w:webHidden/>
              </w:rPr>
            </w:r>
            <w:r>
              <w:rPr>
                <w:noProof/>
                <w:webHidden/>
              </w:rPr>
              <w:fldChar w:fldCharType="separate"/>
            </w:r>
            <w:r>
              <w:rPr>
                <w:noProof/>
                <w:webHidden/>
              </w:rPr>
              <w:t>15</w:t>
            </w:r>
            <w:r>
              <w:rPr>
                <w:noProof/>
                <w:webHidden/>
              </w:rPr>
              <w:fldChar w:fldCharType="end"/>
            </w:r>
          </w:hyperlink>
        </w:p>
        <w:p w14:paraId="42868963" w14:textId="77777777" w:rsidR="00896390" w:rsidRDefault="00896390">
          <w:pPr>
            <w:pStyle w:val="Verzeichnis3"/>
            <w:tabs>
              <w:tab w:val="left" w:pos="1320"/>
              <w:tab w:val="right" w:leader="dot" w:pos="9062"/>
            </w:tabs>
            <w:rPr>
              <w:rFonts w:eastAsiaTheme="minorEastAsia"/>
              <w:noProof/>
              <w:lang w:val="en-US"/>
            </w:rPr>
          </w:pPr>
          <w:hyperlink w:anchor="_Toc405565214" w:history="1">
            <w:r w:rsidRPr="00FD5F3F">
              <w:rPr>
                <w:rStyle w:val="Hyperlink"/>
                <w:noProof/>
              </w:rPr>
              <w:t>2.1.5</w:t>
            </w:r>
            <w:r>
              <w:rPr>
                <w:rFonts w:eastAsiaTheme="minorEastAsia"/>
                <w:noProof/>
                <w:lang w:val="en-US"/>
              </w:rPr>
              <w:tab/>
            </w:r>
            <w:r w:rsidRPr="00FD5F3F">
              <w:rPr>
                <w:rStyle w:val="Hyperlink"/>
                <w:noProof/>
              </w:rPr>
              <w:t>Beantworten der Problemfrage</w:t>
            </w:r>
            <w:r>
              <w:rPr>
                <w:noProof/>
                <w:webHidden/>
              </w:rPr>
              <w:tab/>
            </w:r>
            <w:r>
              <w:rPr>
                <w:noProof/>
                <w:webHidden/>
              </w:rPr>
              <w:fldChar w:fldCharType="begin"/>
            </w:r>
            <w:r>
              <w:rPr>
                <w:noProof/>
                <w:webHidden/>
              </w:rPr>
              <w:instrText xml:space="preserve"> PAGEREF _Toc405565214 \h </w:instrText>
            </w:r>
            <w:r>
              <w:rPr>
                <w:noProof/>
                <w:webHidden/>
              </w:rPr>
            </w:r>
            <w:r>
              <w:rPr>
                <w:noProof/>
                <w:webHidden/>
              </w:rPr>
              <w:fldChar w:fldCharType="separate"/>
            </w:r>
            <w:r>
              <w:rPr>
                <w:noProof/>
                <w:webHidden/>
              </w:rPr>
              <w:t>15</w:t>
            </w:r>
            <w:r>
              <w:rPr>
                <w:noProof/>
                <w:webHidden/>
              </w:rPr>
              <w:fldChar w:fldCharType="end"/>
            </w:r>
          </w:hyperlink>
        </w:p>
        <w:p w14:paraId="3E518058" w14:textId="77777777" w:rsidR="00896390" w:rsidRDefault="00896390">
          <w:pPr>
            <w:pStyle w:val="Verzeichnis2"/>
            <w:tabs>
              <w:tab w:val="left" w:pos="880"/>
              <w:tab w:val="right" w:leader="dot" w:pos="9062"/>
            </w:tabs>
            <w:rPr>
              <w:rFonts w:eastAsiaTheme="minorEastAsia"/>
              <w:noProof/>
              <w:lang w:val="en-US"/>
            </w:rPr>
          </w:pPr>
          <w:hyperlink w:anchor="_Toc405565215" w:history="1">
            <w:r w:rsidRPr="00FD5F3F">
              <w:rPr>
                <w:rStyle w:val="Hyperlink"/>
                <w:noProof/>
              </w:rPr>
              <w:t>2.2</w:t>
            </w:r>
            <w:r>
              <w:rPr>
                <w:rFonts w:eastAsiaTheme="minorEastAsia"/>
                <w:noProof/>
                <w:lang w:val="en-US"/>
              </w:rPr>
              <w:tab/>
            </w:r>
            <w:r w:rsidRPr="00FD5F3F">
              <w:rPr>
                <w:rStyle w:val="Hyperlink"/>
                <w:noProof/>
              </w:rPr>
              <w:t>Danksagung</w:t>
            </w:r>
            <w:r>
              <w:rPr>
                <w:noProof/>
                <w:webHidden/>
              </w:rPr>
              <w:tab/>
            </w:r>
            <w:r>
              <w:rPr>
                <w:noProof/>
                <w:webHidden/>
              </w:rPr>
              <w:fldChar w:fldCharType="begin"/>
            </w:r>
            <w:r>
              <w:rPr>
                <w:noProof/>
                <w:webHidden/>
              </w:rPr>
              <w:instrText xml:space="preserve"> PAGEREF _Toc405565215 \h </w:instrText>
            </w:r>
            <w:r>
              <w:rPr>
                <w:noProof/>
                <w:webHidden/>
              </w:rPr>
            </w:r>
            <w:r>
              <w:rPr>
                <w:noProof/>
                <w:webHidden/>
              </w:rPr>
              <w:fldChar w:fldCharType="separate"/>
            </w:r>
            <w:r>
              <w:rPr>
                <w:noProof/>
                <w:webHidden/>
              </w:rPr>
              <w:t>16</w:t>
            </w:r>
            <w:r>
              <w:rPr>
                <w:noProof/>
                <w:webHidden/>
              </w:rPr>
              <w:fldChar w:fldCharType="end"/>
            </w:r>
          </w:hyperlink>
        </w:p>
        <w:p w14:paraId="57B58097" w14:textId="77777777" w:rsidR="00896390" w:rsidRDefault="00896390">
          <w:pPr>
            <w:pStyle w:val="Verzeichnis2"/>
            <w:tabs>
              <w:tab w:val="left" w:pos="880"/>
              <w:tab w:val="right" w:leader="dot" w:pos="9062"/>
            </w:tabs>
            <w:rPr>
              <w:rFonts w:eastAsiaTheme="minorEastAsia"/>
              <w:noProof/>
              <w:lang w:val="en-US"/>
            </w:rPr>
          </w:pPr>
          <w:hyperlink w:anchor="_Toc405565216" w:history="1">
            <w:r w:rsidRPr="00FD5F3F">
              <w:rPr>
                <w:rStyle w:val="Hyperlink"/>
                <w:noProof/>
              </w:rPr>
              <w:t>2.3</w:t>
            </w:r>
            <w:r>
              <w:rPr>
                <w:rFonts w:eastAsiaTheme="minorEastAsia"/>
                <w:noProof/>
                <w:lang w:val="en-US"/>
              </w:rPr>
              <w:tab/>
            </w:r>
            <w:r w:rsidRPr="00FD5F3F">
              <w:rPr>
                <w:rStyle w:val="Hyperlink"/>
                <w:noProof/>
              </w:rPr>
              <w:t>Quellenverzeichnis</w:t>
            </w:r>
            <w:r>
              <w:rPr>
                <w:noProof/>
                <w:webHidden/>
              </w:rPr>
              <w:tab/>
            </w:r>
            <w:r>
              <w:rPr>
                <w:noProof/>
                <w:webHidden/>
              </w:rPr>
              <w:fldChar w:fldCharType="begin"/>
            </w:r>
            <w:r>
              <w:rPr>
                <w:noProof/>
                <w:webHidden/>
              </w:rPr>
              <w:instrText xml:space="preserve"> PAGEREF _Toc405565216 \h </w:instrText>
            </w:r>
            <w:r>
              <w:rPr>
                <w:noProof/>
                <w:webHidden/>
              </w:rPr>
            </w:r>
            <w:r>
              <w:rPr>
                <w:noProof/>
                <w:webHidden/>
              </w:rPr>
              <w:fldChar w:fldCharType="separate"/>
            </w:r>
            <w:r>
              <w:rPr>
                <w:noProof/>
                <w:webHidden/>
              </w:rPr>
              <w:t>16</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EB663C">
          <w:head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0" w:name="_Toc405565194"/>
      <w:r w:rsidRPr="00AC259F">
        <w:rPr>
          <w:rFonts w:asciiTheme="minorHAnsi" w:hAnsiTheme="minorHAnsi"/>
          <w:b w:val="0"/>
          <w:color w:val="auto"/>
          <w:sz w:val="56"/>
          <w:szCs w:val="56"/>
        </w:rPr>
        <w:t>Jugend Forscht</w:t>
      </w:r>
      <w:bookmarkEnd w:id="0"/>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1" w:name="_Toc405565195"/>
      <w:r w:rsidRPr="00DD2F92">
        <w:rPr>
          <w:rFonts w:asciiTheme="minorHAnsi" w:hAnsiTheme="minorHAnsi"/>
          <w:color w:val="auto"/>
          <w:sz w:val="28"/>
          <w:szCs w:val="28"/>
          <w:u w:val="single"/>
        </w:rPr>
        <w:lastRenderedPageBreak/>
        <w:t>Aufgabe</w:t>
      </w:r>
      <w:bookmarkEnd w:id="1"/>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2" w:name="_Toc405565196"/>
      <w:r w:rsidRPr="00DD2F92">
        <w:rPr>
          <w:rFonts w:asciiTheme="minorHAnsi" w:hAnsiTheme="minorHAnsi"/>
          <w:b w:val="0"/>
          <w:color w:val="auto"/>
          <w:sz w:val="28"/>
          <w:szCs w:val="28"/>
          <w:u w:val="single"/>
        </w:rPr>
        <w:t>Fragestellung</w:t>
      </w:r>
      <w:bookmarkEnd w:id="2"/>
    </w:p>
    <w:p w14:paraId="69C7A512" w14:textId="77777777" w:rsidR="00DD2F92" w:rsidRPr="00DD2F92" w:rsidRDefault="00DD2F92" w:rsidP="008C6EBD">
      <w:pPr>
        <w:rPr>
          <w:sz w:val="28"/>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513280D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3" w:name="_Toc405565197"/>
      <w:r w:rsidRPr="00DD2F92">
        <w:rPr>
          <w:rFonts w:asciiTheme="minorHAnsi" w:hAnsiTheme="minorHAnsi"/>
          <w:b w:val="0"/>
          <w:color w:val="auto"/>
          <w:sz w:val="28"/>
          <w:szCs w:val="28"/>
          <w:u w:val="single"/>
        </w:rPr>
        <w:t>Ziele</w:t>
      </w:r>
      <w:bookmarkEnd w:id="3"/>
    </w:p>
    <w:p w14:paraId="4016FEBE" w14:textId="77777777" w:rsidR="008C6EBD" w:rsidRPr="0043536E" w:rsidRDefault="008C6EBD" w:rsidP="008C6EBD">
      <w:pPr>
        <w:rPr>
          <w:sz w:val="24"/>
          <w:szCs w:val="24"/>
        </w:rPr>
      </w:pPr>
    </w:p>
    <w:p w14:paraId="1701E550" w14:textId="6C49DC99"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4" w:name="_Toc405565198"/>
      <w:r w:rsidRPr="00DD2F92">
        <w:rPr>
          <w:rFonts w:asciiTheme="minorHAnsi" w:hAnsiTheme="minorHAnsi"/>
          <w:b w:val="0"/>
          <w:color w:val="auto"/>
          <w:sz w:val="28"/>
          <w:szCs w:val="28"/>
          <w:u w:val="single"/>
        </w:rPr>
        <w:t>Zusammenfassung</w:t>
      </w:r>
      <w:bookmarkEnd w:id="4"/>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5" w:name="_Toc405565199"/>
      <w:r w:rsidRPr="00DD2F92">
        <w:rPr>
          <w:rFonts w:asciiTheme="minorHAnsi" w:hAnsiTheme="minorHAnsi"/>
          <w:color w:val="auto"/>
          <w:sz w:val="28"/>
          <w:szCs w:val="28"/>
          <w:u w:val="single"/>
        </w:rPr>
        <w:lastRenderedPageBreak/>
        <w:t>Versuchsaufbau</w:t>
      </w:r>
      <w:bookmarkEnd w:id="5"/>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6" w:name="_Toc405565200"/>
      <w:r w:rsidRPr="00DD2F92">
        <w:rPr>
          <w:rFonts w:asciiTheme="minorHAnsi" w:hAnsiTheme="minorHAnsi"/>
          <w:color w:val="auto"/>
          <w:sz w:val="28"/>
          <w:szCs w:val="28"/>
          <w:u w:val="single"/>
        </w:rPr>
        <w:lastRenderedPageBreak/>
        <w:t>Versuchsauswertung</w:t>
      </w:r>
      <w:bookmarkEnd w:id="6"/>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B22C487"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6" o:title=""/>
          </v:shape>
          <o:OLEObject Type="Embed" ProgID="Equation.DSMT4" ShapeID="_x0000_i1025" DrawAspect="Content" ObjectID="_1479307352"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5FF6ABA5" w:rsidR="000742F9" w:rsidRPr="0043536E" w:rsidRDefault="000742F9" w:rsidP="008C6EBD">
      <w:pPr>
        <w:rPr>
          <w:i/>
          <w:sz w:val="26"/>
          <w:szCs w:val="26"/>
        </w:rPr>
      </w:pPr>
      <w:r w:rsidRPr="0043536E">
        <w:rPr>
          <w:sz w:val="26"/>
          <w:szCs w:val="26"/>
        </w:rPr>
        <w:t>Dies ist der</w:t>
      </w:r>
      <w:bookmarkStart w:id="7" w:name="_GoBack"/>
      <w:bookmarkEnd w:id="7"/>
      <w:r w:rsidRPr="0043536E">
        <w:rPr>
          <w:sz w:val="26"/>
          <w:szCs w:val="26"/>
        </w:rPr>
        <w:t xml:space="preserve">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FF5E98"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FF5E98"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FF5E98"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5D16D4A8"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r>
          <w:rPr>
            <w:rFonts w:ascii="Cambria Math" w:hAnsi="Cambria Math"/>
            <w:sz w:val="30"/>
            <w:szCs w:val="30"/>
          </w:rPr>
          <m:t>δ</m:t>
        </m:r>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5pt" o:ole="">
            <v:imagedata r:id="rId23" o:title=""/>
          </v:shape>
          <o:OLEObject Type="Embed" ProgID="Equation.DSMT4" ShapeID="_x0000_i1026" DrawAspect="Content" ObjectID="_1479307353"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85pt;height:19.1pt" o:ole="">
            <v:imagedata r:id="rId25" o:title=""/>
          </v:shape>
          <o:OLEObject Type="Embed" ProgID="Equation.DSMT4" ShapeID="_x0000_i1027" DrawAspect="Content" ObjectID="_1479307354"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3.95pt;height:16.15pt" o:ole="">
            <v:imagedata r:id="rId27" o:title=""/>
          </v:shape>
          <o:OLEObject Type="Embed" ProgID="Equation.DSMT4" ShapeID="_x0000_i1028" DrawAspect="Content" ObjectID="_1479307355"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55pt;height:19.85pt" o:ole="">
            <v:imagedata r:id="rId29" o:title=""/>
          </v:shape>
          <o:OLEObject Type="Embed" ProgID="Equation.DSMT4" ShapeID="_x0000_i1029" DrawAspect="Content" ObjectID="_1479307356"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5pt;height:16.15pt" o:ole="">
            <v:imagedata r:id="rId31" o:title=""/>
          </v:shape>
          <o:OLEObject Type="Embed" ProgID="Equation.DSMT4" ShapeID="_x0000_i1030" DrawAspect="Content" ObjectID="_1479307357"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FF5E98"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2pt;height:15.45pt" o:ole="">
            <v:imagedata r:id="rId33" o:title=""/>
          </v:shape>
          <o:OLEObject Type="Embed" ProgID="Equation.DSMT4" ShapeID="_x0000_i1031" DrawAspect="Content" ObjectID="_1479307358"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5pt;height:16.15pt" o:ole="">
            <v:imagedata r:id="rId35" o:title=""/>
          </v:shape>
          <o:OLEObject Type="Embed" ProgID="Equation.DSMT4" ShapeID="_x0000_i1032" DrawAspect="Content" ObjectID="_1479307359"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55pt;height:16.15pt" o:ole="">
            <v:imagedata r:id="rId37" o:title=""/>
          </v:shape>
          <o:OLEObject Type="Embed" ProgID="Equation.DSMT4" ShapeID="_x0000_i1033" DrawAspect="Content" ObjectID="_1479307360"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85pt;height:16.15pt" o:ole="">
            <v:imagedata r:id="rId39" o:title=""/>
          </v:shape>
          <o:OLEObject Type="Embed" ProgID="Equation.DSMT4" ShapeID="_x0000_i1034" DrawAspect="Content" ObjectID="_1479307361"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proofErr w:type="spellStart"/>
      <w:r w:rsidR="00A403DF">
        <w:rPr>
          <w:sz w:val="26"/>
          <w:szCs w:val="26"/>
        </w:rPr>
        <w:t>Abb</w:t>
      </w:r>
      <w:proofErr w:type="spellEnd"/>
      <w:r w:rsidR="00A403DF">
        <w:rPr>
          <w:sz w:val="26"/>
          <w:szCs w:val="26"/>
        </w:rPr>
        <w:t xml:space="preserve">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8" w:name="_Toc405565201"/>
      <w:r w:rsidRPr="00DD2F92">
        <w:rPr>
          <w:rFonts w:asciiTheme="minorHAnsi" w:hAnsiTheme="minorHAnsi"/>
          <w:color w:val="auto"/>
          <w:sz w:val="28"/>
          <w:szCs w:val="28"/>
          <w:u w:val="single"/>
        </w:rPr>
        <w:t>Physikalische Betrachtung</w:t>
      </w:r>
      <w:bookmarkEnd w:id="8"/>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9" w:name="_Toc405565202"/>
      <w:r w:rsidRPr="00DD2F92">
        <w:rPr>
          <w:rFonts w:asciiTheme="minorHAnsi" w:hAnsiTheme="minorHAnsi"/>
          <w:b w:val="0"/>
          <w:color w:val="auto"/>
          <w:sz w:val="28"/>
          <w:szCs w:val="28"/>
          <w:u w:val="single"/>
        </w:rPr>
        <w:t>Das Basketballmodell</w:t>
      </w:r>
      <w:bookmarkEnd w:id="9"/>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FF5E98"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FF5E98"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FF5E98"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5pt;height:10.3pt" o:ole="">
            <v:imagedata r:id="rId42" o:title=""/>
          </v:shape>
          <o:OLEObject Type="Embed" ProgID="Equation.DSMT4" ShapeID="_x0000_i1035" DrawAspect="Content" ObjectID="_1479307362"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5pt;height:10.3pt" o:ole="">
            <v:imagedata r:id="rId42" o:title=""/>
          </v:shape>
          <o:OLEObject Type="Embed" ProgID="Equation.DSMT4" ShapeID="_x0000_i1036" DrawAspect="Content" ObjectID="_1479307363"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2pt;height:9.55pt" o:ole="">
            <v:imagedata r:id="rId45" o:title=""/>
          </v:shape>
          <o:OLEObject Type="Embed" ProgID="Equation.DSMT4" ShapeID="_x0000_i1037" DrawAspect="Content" ObjectID="_1479307364"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45pt;height:15.45pt" o:ole="">
            <v:imagedata r:id="rId47" o:title=""/>
          </v:shape>
          <o:OLEObject Type="Embed" ProgID="Equation.DSMT4" ShapeID="_x0000_i1038" DrawAspect="Content" ObjectID="_1479307365"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2pt;height:9.55pt" o:ole="">
            <v:imagedata r:id="rId49" o:title=""/>
          </v:shape>
          <o:OLEObject Type="Embed" ProgID="Equation.DSMT4" ShapeID="_x0000_i1039" DrawAspect="Content" ObjectID="_1479307366"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45pt;height:15.45pt" o:ole="">
            <v:imagedata r:id="rId51" o:title=""/>
          </v:shape>
          <o:OLEObject Type="Embed" ProgID="Equation.DSMT4" ShapeID="_x0000_i1040" DrawAspect="Content" ObjectID="_1479307367"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0" w:name="_Toc405565203"/>
      <w:r w:rsidRPr="00DD2F92">
        <w:rPr>
          <w:rFonts w:asciiTheme="minorHAnsi" w:hAnsiTheme="minorHAnsi"/>
          <w:b w:val="0"/>
          <w:color w:val="auto"/>
          <w:sz w:val="28"/>
          <w:szCs w:val="28"/>
          <w:u w:val="single"/>
        </w:rPr>
        <w:t>Verallgemeinerung</w:t>
      </w:r>
      <w:bookmarkEnd w:id="10"/>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2pt;height:15.45pt" o:ole="">
            <v:imagedata r:id="rId53" o:title=""/>
          </v:shape>
          <o:OLEObject Type="Embed" ProgID="Equation.DSMT4" ShapeID="_x0000_i1041" DrawAspect="Content" ObjectID="_1479307368"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2" type="#_x0000_t75" style="width:12.5pt;height:15.45pt" o:ole="">
            <v:imagedata r:id="rId55" o:title=""/>
          </v:shape>
          <o:OLEObject Type="Embed" ProgID="Equation.DSMT4" ShapeID="_x0000_i1042" DrawAspect="Content" ObjectID="_1479307369"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2pt;height:14.7pt" o:ole="">
            <v:imagedata r:id="rId57" o:title=""/>
          </v:shape>
          <o:OLEObject Type="Embed" ProgID="Equation.DSMT4" ShapeID="_x0000_i1043" DrawAspect="Content" ObjectID="_1479307370" r:id="rId58"/>
        </w:object>
      </w:r>
      <w:r w:rsidRPr="0043536E">
        <w:rPr>
          <w:sz w:val="26"/>
          <w:szCs w:val="26"/>
        </w:rPr>
        <w:t xml:space="preserve"> </w:t>
      </w:r>
      <w:del w:id="11" w:author="Leo" w:date="2014-12-04T23:06:00Z">
        <w:r w:rsidRPr="0043536E" w:rsidDel="003E79D2">
          <w:rPr>
            <w:sz w:val="26"/>
            <w:szCs w:val="26"/>
          </w:rPr>
          <w:delText xml:space="preserve"> </w:delText>
        </w:r>
      </w:del>
      <w:r w:rsidRPr="0043536E">
        <w:rPr>
          <w:sz w:val="26"/>
          <w:szCs w:val="26"/>
        </w:rPr>
        <w:t xml:space="preserve">ab, das heißt mit </w:t>
      </w:r>
      <w:r w:rsidRPr="0043536E">
        <w:rPr>
          <w:position w:val="-6"/>
          <w:sz w:val="26"/>
          <w:szCs w:val="26"/>
        </w:rPr>
        <w:object w:dxaOrig="340" w:dyaOrig="320" w14:anchorId="49F1D486">
          <v:shape id="_x0000_i1044" type="#_x0000_t75" style="width:16.15pt;height:15.45pt" o:ole="">
            <v:imagedata r:id="rId59" o:title=""/>
          </v:shape>
          <o:OLEObject Type="Embed" ProgID="Equation.DSMT4" ShapeID="_x0000_i1044" DrawAspect="Content" ObjectID="_1479307371"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FF5E98"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FF5E98"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3pt;height:15.45pt" o:ole="">
            <v:imagedata r:id="rId62" o:title=""/>
          </v:shape>
          <o:OLEObject Type="Embed" ProgID="Equation.DSMT4" ShapeID="_x0000_i1045" DrawAspect="Content" ObjectID="_1479307372" r:id="rId63"/>
        </w:object>
      </w:r>
      <w:r w:rsidRPr="0043536E">
        <w:rPr>
          <w:sz w:val="26"/>
          <w:szCs w:val="26"/>
        </w:rPr>
        <w:t xml:space="preserve"> , damit wäre es bei a=1: </w:t>
      </w:r>
      <w:r w:rsidRPr="0043536E">
        <w:rPr>
          <w:position w:val="-6"/>
        </w:rPr>
        <w:object w:dxaOrig="260" w:dyaOrig="320" w14:anchorId="3BA4AA1B">
          <v:shape id="_x0000_i1046" type="#_x0000_t75" style="width:13.2pt;height:15.45pt" o:ole="">
            <v:imagedata r:id="rId64" o:title=""/>
          </v:shape>
          <o:OLEObject Type="Embed" ProgID="Equation.DSMT4" ShapeID="_x0000_i1046" DrawAspect="Content" ObjectID="_1479307373"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2pt;height:15.45pt" o:ole="">
            <v:imagedata r:id="rId66" o:title=""/>
          </v:shape>
          <o:OLEObject Type="Embed" ProgID="Equation.DSMT4" ShapeID="_x0000_i1047" DrawAspect="Content" ObjectID="_1479307374"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12" w:name="_Toc405565204"/>
      <w:r w:rsidRPr="00DD2F92">
        <w:rPr>
          <w:rFonts w:asciiTheme="minorHAnsi" w:hAnsiTheme="minorHAnsi"/>
          <w:color w:val="auto"/>
          <w:sz w:val="28"/>
          <w:szCs w:val="28"/>
          <w:u w:val="single"/>
        </w:rPr>
        <w:t>Die Simulation</w:t>
      </w:r>
      <w:bookmarkEnd w:id="12"/>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 xml:space="preserve">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w:t>
      </w:r>
      <w:r w:rsidRPr="0043536E">
        <w:rPr>
          <w:rFonts w:ascii="Calibri" w:eastAsia="Calibri" w:hAnsi="Calibri" w:cs="Calibri"/>
          <w:sz w:val="26"/>
          <w:szCs w:val="26"/>
        </w:rPr>
        <w:lastRenderedPageBreak/>
        <w:t>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13" w:name="_Toc405565205"/>
      <w:r w:rsidRPr="00DD2F92">
        <w:rPr>
          <w:rFonts w:asciiTheme="minorHAnsi" w:hAnsiTheme="minorHAnsi"/>
          <w:color w:val="auto"/>
          <w:sz w:val="28"/>
          <w:szCs w:val="28"/>
          <w:u w:val="single"/>
        </w:rPr>
        <w:t>Ausblick</w:t>
      </w:r>
      <w:bookmarkEnd w:id="13"/>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14" w:name="_Toc405565206"/>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14"/>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15" w:name="_Toc405565207"/>
      <w:r w:rsidRPr="00896390">
        <w:rPr>
          <w:rFonts w:asciiTheme="minorHAnsi" w:hAnsiTheme="minorHAnsi"/>
          <w:color w:val="auto"/>
          <w:sz w:val="28"/>
          <w:szCs w:val="28"/>
          <w:u w:val="single"/>
        </w:rPr>
        <w:t>Ergebnis</w:t>
      </w:r>
      <w:bookmarkEnd w:id="15"/>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0A2C9C">
          <w:footerReference w:type="default" r:id="rId70"/>
          <w:type w:val="continuous"/>
          <w:pgSz w:w="11906" w:h="16838"/>
          <w:pgMar w:top="1417" w:right="1417" w:bottom="1134" w:left="1417" w:header="708" w:footer="708" w:gutter="0"/>
          <w:pgNumType w:fmt="numberInDash"/>
          <w:cols w:space="708"/>
          <w:docGrid w:linePitch="360"/>
        </w:sectPr>
      </w:pPr>
      <w:r w:rsidRPr="0043536E">
        <w:rPr>
          <w:sz w:val="26"/>
          <w:szCs w:val="26"/>
        </w:rPr>
        <w:br w:type="page"/>
      </w:r>
    </w:p>
    <w:p w14:paraId="3716CE39" w14:textId="36E1B01E" w:rsidR="00DD2F92" w:rsidRPr="00DD2F92" w:rsidRDefault="00896390" w:rsidP="00DD2F92">
      <w:pPr>
        <w:pStyle w:val="berschrift1"/>
        <w:jc w:val="center"/>
        <w:rPr>
          <w:rFonts w:asciiTheme="minorHAnsi" w:hAnsiTheme="minorHAnsi"/>
          <w:b w:val="0"/>
          <w:color w:val="auto"/>
          <w:sz w:val="56"/>
          <w:szCs w:val="56"/>
        </w:rPr>
      </w:pPr>
      <w:bookmarkStart w:id="16" w:name="_Toc405565209"/>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16"/>
    </w:p>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17" w:name="_Toc405565210"/>
      <w:r w:rsidRPr="00896390">
        <w:rPr>
          <w:rFonts w:asciiTheme="minorHAnsi" w:hAnsiTheme="minorHAnsi"/>
          <w:color w:val="auto"/>
          <w:sz w:val="28"/>
          <w:szCs w:val="28"/>
          <w:u w:val="single"/>
        </w:rPr>
        <w:t>Auswertung des Wettbewerbs (Jugend Forscht)</w:t>
      </w:r>
      <w:bookmarkEnd w:id="17"/>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451BBE8F" w14:textId="77777777" w:rsidR="003F7190" w:rsidRDefault="003F7190" w:rsidP="003F7190">
      <w:pPr>
        <w:rPr>
          <w:sz w:val="26"/>
          <w:szCs w:val="26"/>
        </w:rPr>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C0D8AB4" w:rsidR="003F7190" w:rsidRDefault="003F7190" w:rsidP="003F7190">
      <w:pPr>
        <w:rPr>
          <w:sz w:val="26"/>
          <w:szCs w:val="26"/>
        </w:rPr>
      </w:pPr>
      <w:r>
        <w:rPr>
          <w:sz w:val="26"/>
          <w:szCs w:val="26"/>
        </w:rPr>
        <w:lastRenderedPageBreak/>
        <w:t xml:space="preserve">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r w:rsidR="003B6944">
        <w:rPr>
          <w:sz w:val="26"/>
          <w:szCs w:val="26"/>
        </w:rPr>
        <w:t>wir es jetzt tun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1CC77457"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B0F9CDF" w14:textId="6523F56B" w:rsidR="003B6944" w:rsidRDefault="003F7190" w:rsidP="003F7190">
      <w:pPr>
        <w:rPr>
          <w:sz w:val="26"/>
          <w:szCs w:val="26"/>
        </w:rPr>
      </w:pPr>
      <w:r>
        <w:rPr>
          <w:sz w:val="26"/>
          <w:szCs w:val="26"/>
        </w:rPr>
        <w:t>Am 26. März stellte sich bei der Siegerehrung enttäuschend</w:t>
      </w:r>
      <w:r w:rsidR="003B6944">
        <w:rPr>
          <w:sz w:val="26"/>
          <w:szCs w:val="26"/>
        </w:rPr>
        <w:t>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3F7190">
          <w:type w:val="continuous"/>
          <w:pgSz w:w="11906" w:h="16838"/>
          <w:pgMar w:top="1417" w:right="1417" w:bottom="1134" w:left="1417" w:header="708" w:footer="708" w:gutter="0"/>
          <w:pgNumType w:start="14"/>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18" w:name="_Toc405565211"/>
      <w:r w:rsidRPr="00896390">
        <w:rPr>
          <w:rFonts w:asciiTheme="minorHAnsi" w:hAnsiTheme="minorHAnsi"/>
          <w:color w:val="auto"/>
          <w:sz w:val="28"/>
          <w:szCs w:val="28"/>
          <w:u w:val="single"/>
        </w:rPr>
        <w:lastRenderedPageBreak/>
        <w:t>Vergleich mit den Ergebnissen vom IYPT</w:t>
      </w:r>
      <w:bookmarkEnd w:id="18"/>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19" w:name="_Toc405565212"/>
      <w:r w:rsidRPr="00896390">
        <w:rPr>
          <w:rFonts w:asciiTheme="minorHAnsi" w:hAnsiTheme="minorHAnsi"/>
          <w:color w:val="auto"/>
          <w:sz w:val="28"/>
          <w:szCs w:val="28"/>
          <w:u w:val="single"/>
        </w:rPr>
        <w:t>Frequenz des Tones</w:t>
      </w:r>
      <w:bookmarkEnd w:id="19"/>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596C4149" w:rsidR="004C25C4" w:rsidRPr="005742AD" w:rsidRDefault="004C25C4">
      <w:pPr>
        <w:rPr>
          <w:sz w:val="26"/>
          <w:szCs w:val="26"/>
        </w:rPr>
      </w:pPr>
      <w:r w:rsidRPr="005742AD">
        <w:rPr>
          <w:sz w:val="26"/>
          <w:szCs w:val="26"/>
        </w:rPr>
        <w:lastRenderedPageBreak/>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Das bedeutet</w:t>
      </w:r>
      <w:del w:id="20" w:author="Leo" w:date="2014-12-04T23:17:00Z">
        <w:r w:rsidDel="00221388">
          <w:rPr>
            <w:sz w:val="26"/>
            <w:szCs w:val="26"/>
          </w:rPr>
          <w:delText xml:space="preserve"> </w:delText>
        </w:r>
      </w:del>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21" w:name="_Toc405565213"/>
      <w:r w:rsidRPr="00896390">
        <w:rPr>
          <w:rFonts w:asciiTheme="minorHAnsi" w:hAnsiTheme="minorHAnsi"/>
          <w:color w:val="auto"/>
          <w:sz w:val="28"/>
          <w:szCs w:val="28"/>
          <w:u w:val="single"/>
        </w:rPr>
        <w:t>Selbstevaluation</w:t>
      </w:r>
      <w:bookmarkEnd w:id="21"/>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22" w:name="_Toc405565214"/>
      <w:r w:rsidRPr="00896390">
        <w:rPr>
          <w:rFonts w:asciiTheme="minorHAnsi" w:hAnsiTheme="minorHAnsi"/>
          <w:color w:val="auto"/>
          <w:sz w:val="28"/>
          <w:szCs w:val="28"/>
          <w:u w:val="single"/>
        </w:rPr>
        <w:t>Beantworten der Problemfrage</w:t>
      </w:r>
      <w:bookmarkEnd w:id="22"/>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w:t>
      </w:r>
      <w:r w:rsidR="0028526D">
        <w:rPr>
          <w:sz w:val="26"/>
          <w:szCs w:val="26"/>
        </w:rPr>
        <w:lastRenderedPageBreak/>
        <w:t xml:space="preserve">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23" w:name="_Toc405565215"/>
      <w:r w:rsidRPr="00DD2F92">
        <w:rPr>
          <w:rFonts w:asciiTheme="minorHAnsi" w:hAnsiTheme="minorHAnsi"/>
          <w:color w:val="auto"/>
          <w:sz w:val="28"/>
          <w:szCs w:val="28"/>
          <w:u w:val="single"/>
        </w:rPr>
        <w:t>Danksagung</w:t>
      </w:r>
      <w:bookmarkEnd w:id="23"/>
    </w:p>
    <w:p w14:paraId="371B05CB" w14:textId="77777777" w:rsidR="00896390" w:rsidRPr="0043536E" w:rsidRDefault="00896390" w:rsidP="00896390">
      <w:pPr>
        <w:rPr>
          <w:sz w:val="26"/>
          <w:szCs w:val="26"/>
          <w:u w:val="single"/>
        </w:rPr>
      </w:pPr>
    </w:p>
    <w:p w14:paraId="22BA1BD5" w14:textId="77777777" w:rsidR="00896390" w:rsidRPr="0043536E" w:rsidRDefault="00896390" w:rsidP="00896390">
      <w:pPr>
        <w:rPr>
          <w:sz w:val="26"/>
          <w:szCs w:val="26"/>
        </w:rPr>
      </w:pPr>
      <w:r w:rsidRPr="0043536E">
        <w:rPr>
          <w:sz w:val="26"/>
          <w:szCs w:val="26"/>
        </w:rPr>
        <w:t>Wir bedanken uns recht herzlich bei unseren Mitschülern, bei Prof. Dr. Jakob Schelten, bei Dr. Alexander Gottberg 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80AE80C" w14:textId="77777777" w:rsidR="00896390" w:rsidRPr="003B6944" w:rsidRDefault="00896390">
      <w:pPr>
        <w:rPr>
          <w:sz w:val="26"/>
          <w:szCs w:val="26"/>
        </w:rPr>
      </w:pPr>
    </w:p>
    <w:p w14:paraId="377E0737" w14:textId="77777777" w:rsidR="001D4527" w:rsidRPr="00896390" w:rsidRDefault="001D4527" w:rsidP="001D4527">
      <w:pPr>
        <w:pStyle w:val="berschrift2"/>
        <w:rPr>
          <w:rFonts w:asciiTheme="minorHAnsi" w:hAnsiTheme="minorHAnsi"/>
          <w:color w:val="auto"/>
          <w:sz w:val="28"/>
          <w:szCs w:val="28"/>
          <w:u w:val="single"/>
        </w:rPr>
      </w:pPr>
      <w:bookmarkStart w:id="24" w:name="_Toc405565216"/>
      <w:bookmarkStart w:id="25" w:name="_Toc405565208"/>
      <w:r w:rsidRPr="00DD2F92">
        <w:rPr>
          <w:rFonts w:asciiTheme="minorHAnsi" w:hAnsiTheme="minorHAnsi"/>
          <w:color w:val="auto"/>
          <w:sz w:val="28"/>
          <w:szCs w:val="28"/>
          <w:u w:val="single"/>
        </w:rPr>
        <w:t>Quellenverzeichnis</w:t>
      </w:r>
      <w:bookmarkEnd w:id="25"/>
      <w:r>
        <w:rPr>
          <w:rFonts w:asciiTheme="minorHAnsi" w:hAnsiTheme="minorHAnsi"/>
          <w:color w:val="auto"/>
          <w:sz w:val="28"/>
          <w:szCs w:val="28"/>
          <w:u w:val="single"/>
        </w:rPr>
        <w:t xml:space="preserve"> Jugend Forscht</w:t>
      </w:r>
    </w:p>
    <w:p w14:paraId="78E7A61D" w14:textId="77777777" w:rsidR="001D4527" w:rsidRPr="0043536E" w:rsidRDefault="001D4527" w:rsidP="001D4527">
      <w:pPr>
        <w:rPr>
          <w:sz w:val="24"/>
          <w:szCs w:val="24"/>
        </w:rPr>
      </w:pPr>
    </w:p>
    <w:p w14:paraId="69DC9E45" w14:textId="77777777" w:rsidR="001D4527" w:rsidRPr="0043536E" w:rsidRDefault="001D4527" w:rsidP="001D4527">
      <w:pPr>
        <w:rPr>
          <w:sz w:val="26"/>
          <w:szCs w:val="26"/>
        </w:rPr>
      </w:pPr>
      <w:r w:rsidRPr="0043536E">
        <w:rPr>
          <w:sz w:val="26"/>
          <w:szCs w:val="26"/>
        </w:rPr>
        <w:t xml:space="preserve">Sämtliche Graphen und Formeln in diesem Dokument wurden ausschließlich von unserer Gruppe erstellt. </w:t>
      </w:r>
    </w:p>
    <w:p w14:paraId="4FB0A118" w14:textId="77777777" w:rsidR="001D4527" w:rsidRPr="0043536E" w:rsidRDefault="001D4527" w:rsidP="001D4527">
      <w:pPr>
        <w:rPr>
          <w:sz w:val="26"/>
          <w:szCs w:val="26"/>
        </w:rPr>
      </w:pPr>
    </w:p>
    <w:p w14:paraId="4621025D" w14:textId="77777777" w:rsidR="001D4527" w:rsidRPr="0043536E" w:rsidRDefault="001D4527" w:rsidP="001D4527">
      <w:pPr>
        <w:pStyle w:val="Listenabsatz"/>
        <w:numPr>
          <w:ilvl w:val="0"/>
          <w:numId w:val="2"/>
        </w:numPr>
        <w:rPr>
          <w:sz w:val="26"/>
          <w:szCs w:val="26"/>
        </w:rPr>
      </w:pPr>
      <w:r w:rsidRPr="0043536E">
        <w:rPr>
          <w:sz w:val="26"/>
          <w:szCs w:val="26"/>
        </w:rPr>
        <w:t xml:space="preserve">Deckblattgrafik: 27.01.14 17:37 als Kombination von </w:t>
      </w:r>
    </w:p>
    <w:p w14:paraId="7B649228" w14:textId="77777777" w:rsidR="001D4527" w:rsidRPr="0043536E" w:rsidRDefault="001D4527" w:rsidP="001D4527">
      <w:pPr>
        <w:pStyle w:val="Listenabsatz"/>
        <w:numPr>
          <w:ilvl w:val="1"/>
          <w:numId w:val="2"/>
        </w:numPr>
        <w:rPr>
          <w:sz w:val="26"/>
          <w:szCs w:val="26"/>
        </w:rPr>
      </w:pPr>
      <w:r w:rsidRPr="0043536E">
        <w:rPr>
          <w:sz w:val="26"/>
          <w:szCs w:val="26"/>
        </w:rPr>
        <w:t>http://kleinteileversand.de/Produkte_Reinartz/Kugeln/Kugeln-Neu.jpg   (27.01.14 17:33)</w:t>
      </w:r>
    </w:p>
    <w:p w14:paraId="5C4809B5" w14:textId="77777777" w:rsidR="001D4527" w:rsidRPr="0043536E" w:rsidRDefault="001D4527" w:rsidP="001D4527">
      <w:pPr>
        <w:pStyle w:val="Listenabsatz"/>
        <w:numPr>
          <w:ilvl w:val="1"/>
          <w:numId w:val="2"/>
        </w:numPr>
        <w:rPr>
          <w:sz w:val="26"/>
          <w:szCs w:val="26"/>
        </w:rPr>
      </w:pPr>
      <w:r w:rsidRPr="0043536E">
        <w:rPr>
          <w:sz w:val="26"/>
          <w:szCs w:val="26"/>
        </w:rPr>
        <w:t>http://weavesilk.com/   (selbstgemacht 27.01.14 17:31)</w:t>
      </w:r>
    </w:p>
    <w:p w14:paraId="52A94449" w14:textId="77777777" w:rsidR="001D4527" w:rsidRPr="0043536E" w:rsidRDefault="001D4527" w:rsidP="001D4527">
      <w:pPr>
        <w:pStyle w:val="Listenabsatz"/>
        <w:numPr>
          <w:ilvl w:val="0"/>
          <w:numId w:val="2"/>
        </w:numPr>
        <w:jc w:val="left"/>
        <w:rPr>
          <w:sz w:val="26"/>
          <w:szCs w:val="26"/>
        </w:rPr>
      </w:pPr>
      <w:r w:rsidRPr="0043536E">
        <w:rPr>
          <w:sz w:val="26"/>
          <w:szCs w:val="26"/>
        </w:rPr>
        <w:t xml:space="preserve">Für Tonmessungen haben wir das PC-Programm </w:t>
      </w:r>
      <w:proofErr w:type="spellStart"/>
      <w:r w:rsidRPr="0043536E">
        <w:rPr>
          <w:sz w:val="26"/>
          <w:szCs w:val="26"/>
        </w:rPr>
        <w:t>Audacity</w:t>
      </w:r>
      <w:proofErr w:type="spellEnd"/>
      <w:r w:rsidRPr="0043536E">
        <w:rPr>
          <w:sz w:val="26"/>
          <w:szCs w:val="26"/>
        </w:rPr>
        <w:t xml:space="preserve"> verwendet. (30.01.14)</w:t>
      </w:r>
    </w:p>
    <w:p w14:paraId="42AD9510" w14:textId="77777777" w:rsidR="001D4527" w:rsidRPr="0043536E" w:rsidRDefault="001D4527" w:rsidP="001D4527">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183C59E9" w14:textId="77777777" w:rsidR="001D4527" w:rsidRPr="0043536E" w:rsidRDefault="001D4527" w:rsidP="001D4527">
      <w:pPr>
        <w:pStyle w:val="Listenabsatz"/>
        <w:numPr>
          <w:ilvl w:val="0"/>
          <w:numId w:val="2"/>
        </w:numPr>
        <w:jc w:val="left"/>
        <w:rPr>
          <w:sz w:val="26"/>
          <w:szCs w:val="26"/>
        </w:rPr>
      </w:pPr>
      <w:r w:rsidRPr="0043536E">
        <w:rPr>
          <w:sz w:val="26"/>
          <w:szCs w:val="26"/>
        </w:rPr>
        <w:t>http://www.ld-lidactic.de/software/524221de/Content/ExperimentExamples/Physics/Mec</w:t>
      </w:r>
      <w:r>
        <w:rPr>
          <w:sz w:val="26"/>
          <w:szCs w:val="26"/>
        </w:rPr>
        <w:t xml:space="preserve">hanics/VelocitySoundSolids.htm </w:t>
      </w:r>
      <w:r w:rsidRPr="0043536E">
        <w:rPr>
          <w:sz w:val="26"/>
          <w:szCs w:val="26"/>
        </w:rPr>
        <w:t>(30.01.14 21:29)</w:t>
      </w:r>
    </w:p>
    <w:p w14:paraId="5E5203FA" w14:textId="77777777" w:rsidR="001D4527" w:rsidRDefault="001D4527" w:rsidP="001D4527">
      <w:pPr>
        <w:pStyle w:val="Listenabsatz"/>
        <w:numPr>
          <w:ilvl w:val="0"/>
          <w:numId w:val="2"/>
        </w:numPr>
        <w:jc w:val="left"/>
        <w:rPr>
          <w:sz w:val="26"/>
          <w:szCs w:val="26"/>
        </w:rPr>
      </w:pPr>
      <w:r w:rsidRPr="0043536E">
        <w:rPr>
          <w:sz w:val="26"/>
          <w:szCs w:val="26"/>
        </w:rPr>
        <w:t>http://www.christian-doppler.com/CD_FONDS/WELLEN.HTM (30.01.14 21:30)</w:t>
      </w:r>
    </w:p>
    <w:p w14:paraId="27C0F031" w14:textId="0B2E4392" w:rsidR="007B3B80" w:rsidRPr="00896390" w:rsidRDefault="007B3B80" w:rsidP="00896390">
      <w:pPr>
        <w:pStyle w:val="berschrift2"/>
        <w:rPr>
          <w:rFonts w:asciiTheme="minorHAnsi" w:hAnsiTheme="minorHAnsi"/>
          <w:color w:val="auto"/>
          <w:sz w:val="28"/>
          <w:szCs w:val="28"/>
          <w:u w:val="single"/>
        </w:rPr>
      </w:pPr>
      <w:r w:rsidRPr="00896390">
        <w:rPr>
          <w:rFonts w:asciiTheme="minorHAnsi" w:hAnsiTheme="minorHAnsi"/>
          <w:color w:val="auto"/>
          <w:sz w:val="28"/>
          <w:szCs w:val="28"/>
          <w:u w:val="single"/>
        </w:rPr>
        <w:t>Quellenverzeichnis</w:t>
      </w:r>
      <w:bookmarkEnd w:id="24"/>
      <w:r w:rsidR="00896390">
        <w:rPr>
          <w:rFonts w:asciiTheme="minorHAnsi" w:hAnsiTheme="minorHAnsi"/>
          <w:color w:val="auto"/>
          <w:sz w:val="28"/>
          <w:szCs w:val="28"/>
          <w:u w:val="single"/>
        </w:rPr>
        <w:t xml:space="preserve"> Auswertung und Weiterbearbeitung</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0E0DF2B7" w14:textId="7056B0D3" w:rsidR="001D4527" w:rsidRDefault="0028526D" w:rsidP="003B6944">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p w14:paraId="48CA8E08" w14:textId="77777777" w:rsidR="001D4527" w:rsidRDefault="001D4527">
      <w:pPr>
        <w:rPr>
          <w:sz w:val="26"/>
          <w:szCs w:val="26"/>
        </w:rPr>
      </w:pPr>
      <w:r>
        <w:rPr>
          <w:sz w:val="26"/>
          <w:szCs w:val="26"/>
        </w:rPr>
        <w:br w:type="page"/>
      </w:r>
    </w:p>
    <w:p w14:paraId="4FAE649D" w14:textId="77777777" w:rsidR="00084A66" w:rsidRPr="003B6944" w:rsidRDefault="00084A66" w:rsidP="003B6944">
      <w:pPr>
        <w:pStyle w:val="Listenabsatz"/>
        <w:numPr>
          <w:ilvl w:val="0"/>
          <w:numId w:val="2"/>
        </w:numPr>
        <w:jc w:val="left"/>
        <w:rPr>
          <w:sz w:val="26"/>
          <w:szCs w:val="26"/>
        </w:rPr>
      </w:pPr>
    </w:p>
    <w:sectPr w:rsidR="00084A66" w:rsidRPr="003B694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FF5E98" w:rsidRDefault="00FF5E98" w:rsidP="00D34DE1">
      <w:r>
        <w:separator/>
      </w:r>
    </w:p>
  </w:endnote>
  <w:endnote w:type="continuationSeparator" w:id="0">
    <w:p w14:paraId="3B8B715F" w14:textId="77777777" w:rsidR="00FF5E98" w:rsidRDefault="00FF5E98"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FF5E98" w:rsidRDefault="00FF5E98">
        <w:pPr>
          <w:pStyle w:val="Fuzeile"/>
          <w:jc w:val="right"/>
        </w:pPr>
        <w:r>
          <w:fldChar w:fldCharType="begin"/>
        </w:r>
        <w:r>
          <w:instrText>PAGE   \* MERGEFORMAT</w:instrText>
        </w:r>
        <w:r>
          <w:fldChar w:fldCharType="separate"/>
        </w:r>
        <w:r w:rsidR="001D4527">
          <w:rPr>
            <w:noProof/>
          </w:rPr>
          <w:t>1</w:t>
        </w:r>
        <w:r>
          <w:fldChar w:fldCharType="end"/>
        </w:r>
      </w:p>
    </w:sdtContent>
  </w:sdt>
  <w:p w14:paraId="1F6FB714" w14:textId="6F79B69A" w:rsidR="00FF5E98" w:rsidRPr="000A2C9C" w:rsidRDefault="00FF5E98">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FF5E98" w:rsidRDefault="00FF5E98">
        <w:pPr>
          <w:pStyle w:val="Fuzeile"/>
          <w:jc w:val="right"/>
        </w:pPr>
        <w:r>
          <w:fldChar w:fldCharType="begin"/>
        </w:r>
        <w:r>
          <w:instrText>PAGE   \* MERGEFORMAT</w:instrText>
        </w:r>
        <w:r>
          <w:fldChar w:fldCharType="separate"/>
        </w:r>
        <w:r w:rsidR="001D4527">
          <w:rPr>
            <w:noProof/>
          </w:rPr>
          <w:t>- 4 -</w:t>
        </w:r>
        <w:r>
          <w:fldChar w:fldCharType="end"/>
        </w:r>
      </w:p>
    </w:sdtContent>
  </w:sdt>
  <w:p w14:paraId="4D9D1BD2" w14:textId="7E03B668" w:rsidR="00FF5E98" w:rsidRPr="004350C5" w:rsidRDefault="00FF5E98"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FF5E98" w:rsidRPr="000A2C9C" w:rsidRDefault="00FF5E98" w:rsidP="000A2C9C">
    <w:pPr>
      <w:pStyle w:val="Fuzeile"/>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FF5E98" w:rsidRDefault="00FF5E98">
        <w:pPr>
          <w:pStyle w:val="Fuzeile"/>
          <w:jc w:val="right"/>
        </w:pPr>
        <w:r>
          <w:fldChar w:fldCharType="begin"/>
        </w:r>
        <w:r>
          <w:instrText>PAGE   \* MERGEFORMAT</w:instrText>
        </w:r>
        <w:r>
          <w:fldChar w:fldCharType="separate"/>
        </w:r>
        <w:r w:rsidR="001D4527">
          <w:rPr>
            <w:noProof/>
          </w:rPr>
          <w:t>17</w:t>
        </w:r>
        <w:r>
          <w:fldChar w:fldCharType="end"/>
        </w:r>
      </w:p>
    </w:sdtContent>
  </w:sdt>
  <w:p w14:paraId="35F703FC" w14:textId="07B06AF2" w:rsidR="00FF5E98" w:rsidRPr="004350C5" w:rsidRDefault="00FF5E98"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FF5E98" w:rsidRDefault="00FF5E98" w:rsidP="00D34DE1">
      <w:r>
        <w:separator/>
      </w:r>
    </w:p>
  </w:footnote>
  <w:footnote w:type="continuationSeparator" w:id="0">
    <w:p w14:paraId="0A3D3671" w14:textId="77777777" w:rsidR="00FF5E98" w:rsidRDefault="00FF5E98"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896390" w:rsidRDefault="00896390" w:rsidP="00896390">
    <w:pPr>
      <w:pStyle w:val="Kopfzeile"/>
    </w:pPr>
  </w:p>
  <w:p w14:paraId="6E54432C" w14:textId="77777777" w:rsidR="00896390" w:rsidRDefault="0089639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FF5E98" w:rsidRDefault="00FF5E9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FF5E98" w:rsidRDefault="00FF5E98">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FF5E98" w:rsidRDefault="00FF5E9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3"/>
  </w:num>
  <w:num w:numId="4">
    <w:abstractNumId w:val="2"/>
  </w:num>
  <w:num w:numId="5">
    <w:abstractNumId w:val="6"/>
  </w:num>
  <w:num w:numId="6">
    <w:abstractNumId w:val="4"/>
  </w:num>
  <w:num w:numId="7">
    <w:abstractNumId w:val="1"/>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D4527"/>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4C71"/>
    <w:rsid w:val="005351F4"/>
    <w:rsid w:val="00535279"/>
    <w:rsid w:val="0054340F"/>
    <w:rsid w:val="005517D0"/>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96390"/>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C259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4688"/>
    <w:rsid w:val="00D34DE1"/>
    <w:rsid w:val="00D5793E"/>
    <w:rsid w:val="00D63491"/>
    <w:rsid w:val="00D74B5E"/>
    <w:rsid w:val="00D81BF3"/>
    <w:rsid w:val="00D81FD0"/>
    <w:rsid w:val="00D95852"/>
    <w:rsid w:val="00D97B58"/>
    <w:rsid w:val="00DA0395"/>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5066C"/>
    <w:rsid w:val="00E541B5"/>
    <w:rsid w:val="00E56BCF"/>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4.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3.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2.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988EF-6EE1-4A53-A13D-2B9577B4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4377</Words>
  <Characters>24949</Characters>
  <Application>Microsoft Office Word</Application>
  <DocSecurity>0</DocSecurity>
  <Lines>207</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4</cp:revision>
  <cp:lastPrinted>2014-12-04T22:40:00Z</cp:lastPrinted>
  <dcterms:created xsi:type="dcterms:W3CDTF">2014-12-05T16:34:00Z</dcterms:created>
  <dcterms:modified xsi:type="dcterms:W3CDTF">2014-12-05T16:54:00Z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