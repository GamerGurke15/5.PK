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eastAsia="de-DE"/>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eastAsia="de-DE"/>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ins w:id="0" w:author="Leo" w:date="2014-12-04T22:53:00Z">
        <w:r w:rsidR="00A403DF">
          <w:rPr>
            <w:sz w:val="28"/>
            <w:szCs w:val="28"/>
          </w:rPr>
          <w:t xml:space="preserve"> ist, </w:t>
        </w:r>
      </w:ins>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International Young Physicists Tournament)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1EBC3E59" w14:textId="7C2AA2BC"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Die Ergebnisse haben wir dann mit </w:t>
      </w:r>
      <w:r w:rsidR="00D03EAD">
        <w:rPr>
          <w:sz w:val="28"/>
          <w:szCs w:val="28"/>
        </w:rPr>
        <w:t>Ergebnissen der Finalisten des IYPT’s verglichen.</w:t>
      </w:r>
      <w:ins w:id="1" w:author="Leo" w:date="2014-12-04T22:54:00Z">
        <w:r w:rsidR="00A403DF">
          <w:rPr>
            <w:sz w:val="28"/>
            <w:szCs w:val="28"/>
          </w:rPr>
          <w:t xml:space="preserve"> Des Weiteren haben wir sie nach Recherchen ergänzt um eine möglichst umfassende Antwort auf unsere Problemfrage geben zu können.</w:t>
        </w:r>
      </w:ins>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eastAsia="de-DE"/>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r w:rsidR="00EB424E" w:rsidRPr="00426039">
        <w:rPr>
          <w:sz w:val="26"/>
          <w:szCs w:val="26"/>
        </w:rPr>
        <w:t>Investigate and explain the nature of the sound.</w:t>
      </w:r>
      <w:r w:rsidRPr="00426039">
        <w:rPr>
          <w:sz w:val="26"/>
          <w:szCs w:val="26"/>
        </w:rPr>
        <w:t>”</w:t>
      </w:r>
    </w:p>
    <w:p w14:paraId="1AB9F704" w14:textId="77777777" w:rsidR="00EB424E" w:rsidRPr="0043536E" w:rsidRDefault="00EB424E" w:rsidP="008C6EBD">
      <w:pPr>
        <w:rPr>
          <w:sz w:val="26"/>
          <w:szCs w:val="26"/>
        </w:rPr>
      </w:pPr>
    </w:p>
    <w:p w14:paraId="6D52089A" w14:textId="449C286D"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w:t>
      </w:r>
      <w:ins w:id="2" w:author="Leo" w:date="2014-12-04T22:55:00Z">
        <w:r w:rsidR="00A403DF">
          <w:rPr>
            <w:sz w:val="26"/>
            <w:szCs w:val="26"/>
          </w:rPr>
          <w:t xml:space="preserve"> (die Herkunft</w:t>
        </w:r>
      </w:ins>
      <w:ins w:id="3" w:author="Leo" w:date="2014-12-04T22:56:00Z">
        <w:r w:rsidR="00A403DF">
          <w:rPr>
            <w:sz w:val="26"/>
            <w:szCs w:val="26"/>
          </w:rPr>
          <w:t xml:space="preserve"> des?</w:t>
        </w:r>
      </w:ins>
      <w:ins w:id="4" w:author="Leo" w:date="2014-12-04T22:55:00Z">
        <w:r w:rsidR="00A403DF">
          <w:rPr>
            <w:sz w:val="26"/>
            <w:szCs w:val="26"/>
          </w:rPr>
          <w:t>)</w:t>
        </w:r>
      </w:ins>
      <w:r w:rsidR="008C6EBD" w:rsidRPr="0043536E">
        <w:rPr>
          <w:sz w:val="26"/>
          <w:szCs w:val="26"/>
        </w:rPr>
        <w:t xml:space="preserve">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International Young Physicists Tournament</w:t>
      </w:r>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7E4B0F1E"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00EB663C">
        <w:rPr>
          <w:sz w:val="26"/>
          <w:szCs w:val="26"/>
        </w:rPr>
        <w:t>Frequenz untersuchen.</w:t>
      </w:r>
    </w:p>
    <w:p w14:paraId="208FF001" w14:textId="12D23D39" w:rsidR="00D03EAD" w:rsidRDefault="00D03EAD">
      <w:pPr>
        <w:rPr>
          <w:sz w:val="26"/>
          <w:szCs w:val="26"/>
        </w:rPr>
      </w:pP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eastAsia="de-DE"/>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.1 Versuchsaufbau</w:t>
      </w:r>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eastAsia="de-DE"/>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28B8CA13"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Funktionsgleichung </w:t>
      </w:r>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6" o:title=""/>
          </v:shape>
          <o:OLEObject Type="Embed" ProgID="Equation.DSMT4" ShapeID="_x0000_i1025" DrawAspect="Content" ObjectID="_1479240320"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eastAsia="de-DE"/>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35C7C7FF" w:rsidR="00246E75" w:rsidRPr="0043536E" w:rsidRDefault="00A403DF" w:rsidP="008C6EBD">
      <w:pPr>
        <w:rPr>
          <w:rFonts w:eastAsiaTheme="minorEastAsia"/>
          <w:sz w:val="30"/>
          <w:szCs w:val="30"/>
        </w:rPr>
      </w:pP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w:ins w:id="5" w:author="Leo" w:date="2014-12-04T22:59:00Z">
        <w:r>
          <w:rPr>
            <w:rFonts w:eastAsiaTheme="minorEastAsia"/>
            <w:sz w:val="30"/>
            <w:szCs w:val="30"/>
          </w:rPr>
          <w:t>delta n?</w:t>
        </w:r>
      </w:ins>
    </w:p>
    <w:p w14:paraId="16E86EB8" w14:textId="77777777" w:rsidR="00CC7FCE" w:rsidRPr="0043536E" w:rsidRDefault="00CC7FCE" w:rsidP="008C6EBD">
      <w:pPr>
        <w:rPr>
          <w:sz w:val="30"/>
          <w:szCs w:val="30"/>
        </w:rPr>
      </w:pPr>
    </w:p>
    <w:p w14:paraId="330A2262" w14:textId="139F7B32" w:rsidR="00246E75" w:rsidRPr="0043536E" w:rsidRDefault="00A403DF"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A403DF"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0FF5A0EF"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pt" o:ole="">
            <v:imagedata r:id="rId23" o:title=""/>
          </v:shape>
          <o:OLEObject Type="Embed" ProgID="Equation.DSMT4" ShapeID="_x0000_i1026" DrawAspect="Content" ObjectID="_1479240321"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65pt;height:18.8pt" o:ole="">
            <v:imagedata r:id="rId25" o:title=""/>
          </v:shape>
          <o:OLEObject Type="Embed" ProgID="Equation.DSMT4" ShapeID="_x0000_i1027" DrawAspect="Content" ObjectID="_1479240322"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hier </w:t>
      </w:r>
      <w:r w:rsidR="00D81FD0" w:rsidRPr="0043536E">
        <w:rPr>
          <w:position w:val="-12"/>
          <w:sz w:val="26"/>
          <w:szCs w:val="26"/>
        </w:rPr>
        <w:object w:dxaOrig="279" w:dyaOrig="360" w14:anchorId="4B05AEE3">
          <v:shape id="_x0000_i1028" type="#_x0000_t75" style="width:13.9pt;height:16.35pt" o:ole="">
            <v:imagedata r:id="rId27" o:title=""/>
          </v:shape>
          <o:OLEObject Type="Embed" ProgID="Equation.DSMT4" ShapeID="_x0000_i1028" DrawAspect="Content" ObjectID="_1479240323"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45pt;height:19.65pt" o:ole="">
            <v:imagedata r:id="rId29" o:title=""/>
          </v:shape>
          <o:OLEObject Type="Embed" ProgID="Equation.DSMT4" ShapeID="_x0000_i1029" DrawAspect="Content" ObjectID="_1479240324"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pt;height:16.35pt" o:ole="">
            <v:imagedata r:id="rId31" o:title=""/>
          </v:shape>
          <o:OLEObject Type="Embed" ProgID="Equation.DSMT4" ShapeID="_x0000_i1030" DrawAspect="Content" ObjectID="_1479240325"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A403DF"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multiplizieren wir mit</w:t>
      </w:r>
      <w:r w:rsidR="00D03EAD">
        <w:rPr>
          <w:sz w:val="26"/>
          <w:szCs w:val="26"/>
        </w:rPr>
        <w:t xml:space="preserve"> </w:t>
      </w:r>
      <w:r w:rsidR="00195D23" w:rsidRPr="0043536E">
        <w:rPr>
          <w:position w:val="-10"/>
          <w:sz w:val="26"/>
          <w:szCs w:val="26"/>
        </w:rPr>
        <w:object w:dxaOrig="540" w:dyaOrig="320" w14:anchorId="1AA47180">
          <v:shape id="_x0000_i1031" type="#_x0000_t75" style="width:27pt;height:15.55pt" o:ole="">
            <v:imagedata r:id="rId33" o:title=""/>
          </v:shape>
          <o:OLEObject Type="Embed" ProgID="Equation.DSMT4" ShapeID="_x0000_i1031" DrawAspect="Content" ObjectID="_1479240326"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5" o:title=""/>
          </v:shape>
          <o:OLEObject Type="Embed" ProgID="Equation.DSMT4" ShapeID="_x0000_i1032" DrawAspect="Content" ObjectID="_1479240327"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Momentanzeit </w:t>
      </w:r>
      <w:r w:rsidR="00D81FD0" w:rsidRPr="0043536E">
        <w:rPr>
          <w:position w:val="-12"/>
          <w:sz w:val="26"/>
          <w:szCs w:val="26"/>
        </w:rPr>
        <w:object w:dxaOrig="220" w:dyaOrig="360" w14:anchorId="0DAD7B7B">
          <v:shape id="_x0000_i1033" type="#_x0000_t75" style="width:9.8pt;height:16.35pt" o:ole="">
            <v:imagedata r:id="rId37" o:title=""/>
          </v:shape>
          <o:OLEObject Type="Embed" ProgID="Equation.DSMT4" ShapeID="_x0000_i1033" DrawAspect="Content" ObjectID="_1479240328"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39" o:title=""/>
          </v:shape>
          <o:OLEObject Type="Embed" ProgID="Equation.DSMT4" ShapeID="_x0000_i1034" DrawAspect="Content" ObjectID="_1479240329"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705ECA03"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del w:id="6" w:author="Leo" w:date="2014-12-04T23:01:00Z">
        <w:r w:rsidR="00732BD1" w:rsidRPr="0043536E" w:rsidDel="00A403DF">
          <w:rPr>
            <w:sz w:val="26"/>
            <w:szCs w:val="26"/>
          </w:rPr>
          <w:delText>sieh</w:delText>
        </w:r>
        <w:r w:rsidR="001218B9" w:rsidRPr="0043536E" w:rsidDel="00A403DF">
          <w:rPr>
            <w:sz w:val="26"/>
            <w:szCs w:val="26"/>
          </w:rPr>
          <w:delText>e</w:delText>
        </w:r>
        <w:r w:rsidR="00732BD1" w:rsidRPr="0043536E" w:rsidDel="00A403DF">
          <w:rPr>
            <w:sz w:val="26"/>
            <w:szCs w:val="26"/>
          </w:rPr>
          <w:delText xml:space="preserve"> unten</w:delText>
        </w:r>
      </w:del>
      <w:ins w:id="7" w:author="Leo" w:date="2014-12-04T23:01:00Z">
        <w:r w:rsidR="00A403DF">
          <w:rPr>
            <w:sz w:val="26"/>
            <w:szCs w:val="26"/>
          </w:rPr>
          <w:t>Abb 6.1</w:t>
        </w:r>
      </w:ins>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eastAsia="de-DE"/>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A403D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A403D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A403DF"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A403DF"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A403DF"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25pt;height:10.65pt" o:ole="">
            <v:imagedata r:id="rId42" o:title=""/>
          </v:shape>
          <o:OLEObject Type="Embed" ProgID="Equation.DSMT4" ShapeID="_x0000_i1035" DrawAspect="Content" ObjectID="_1479240330"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25pt;height:10.65pt" o:ole="">
            <v:imagedata r:id="rId42" o:title=""/>
          </v:shape>
          <o:OLEObject Type="Embed" ProgID="Equation.DSMT4" ShapeID="_x0000_i1036" DrawAspect="Content" ObjectID="_1479240331"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1pt;height:9.8pt" o:ole="">
            <v:imagedata r:id="rId45" o:title=""/>
          </v:shape>
          <o:OLEObject Type="Embed" ProgID="Equation.DSMT4" ShapeID="_x0000_i1037" DrawAspect="Content" ObjectID="_1479240332"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55pt;height:15.55pt" o:ole="">
            <v:imagedata r:id="rId47" o:title=""/>
          </v:shape>
          <o:OLEObject Type="Embed" ProgID="Equation.DSMT4" ShapeID="_x0000_i1038" DrawAspect="Content" ObjectID="_1479240333"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1pt;height:9.8pt" o:ole="">
            <v:imagedata r:id="rId49" o:title=""/>
          </v:shape>
          <o:OLEObject Type="Embed" ProgID="Equation.DSMT4" ShapeID="_x0000_i1039" DrawAspect="Content" ObjectID="_1479240334"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55pt;height:15.55pt" o:ole="">
            <v:imagedata r:id="rId51" o:title=""/>
          </v:shape>
          <o:OLEObject Type="Embed" ProgID="Equation.DSMT4" ShapeID="_x0000_i1040" DrawAspect="Content" ObjectID="_1479240335"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6768B6EE"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del w:id="8" w:author="Leo" w:date="2014-12-04T23:02:00Z">
        <w:r w:rsidRPr="0043536E" w:rsidDel="00A403DF">
          <w:rPr>
            <w:sz w:val="26"/>
            <w:szCs w:val="26"/>
          </w:rPr>
          <w:delText xml:space="preserve">diesem </w:delText>
        </w:r>
      </w:del>
      <w:ins w:id="9" w:author="Leo" w:date="2014-12-04T23:02:00Z">
        <w:r w:rsidR="00A403DF">
          <w:rPr>
            <w:sz w:val="26"/>
            <w:szCs w:val="26"/>
          </w:rPr>
          <w:t>den</w:t>
        </w:r>
        <w:r w:rsidR="00A403DF" w:rsidRPr="0043536E">
          <w:rPr>
            <w:sz w:val="26"/>
            <w:szCs w:val="26"/>
          </w:rPr>
          <w:t xml:space="preserve"> </w:t>
        </w:r>
      </w:ins>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1pt;height:15.55pt" o:ole="">
            <v:imagedata r:id="rId53" o:title=""/>
          </v:shape>
          <o:OLEObject Type="Embed" ProgID="Equation.DSMT4" ShapeID="_x0000_i1041" DrawAspect="Content" ObjectID="_1479240336"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zu </w:t>
      </w:r>
      <w:r w:rsidRPr="0043536E">
        <w:rPr>
          <w:position w:val="-6"/>
          <w:sz w:val="26"/>
          <w:szCs w:val="26"/>
        </w:rPr>
        <w:object w:dxaOrig="240" w:dyaOrig="320" w14:anchorId="12A350B5">
          <v:shape id="_x0000_i1042" type="#_x0000_t75" style="width:12.25pt;height:15.55pt" o:ole="">
            <v:imagedata r:id="rId55" o:title=""/>
          </v:shape>
          <o:OLEObject Type="Embed" ProgID="Equation.DSMT4" ShapeID="_x0000_i1042" DrawAspect="Content" ObjectID="_1479240337"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1pt;height:14.75pt" o:ole="">
            <v:imagedata r:id="rId57" o:title=""/>
          </v:shape>
          <o:OLEObject Type="Embed" ProgID="Equation.DSMT4" ShapeID="_x0000_i1043" DrawAspect="Content" ObjectID="_1479240338" r:id="rId58"/>
        </w:object>
      </w:r>
      <w:r w:rsidRPr="0043536E">
        <w:rPr>
          <w:sz w:val="26"/>
          <w:szCs w:val="26"/>
        </w:rPr>
        <w:t xml:space="preserve"> </w:t>
      </w:r>
      <w:del w:id="10" w:author="Leo" w:date="2014-12-04T23:06:00Z">
        <w:r w:rsidRPr="0043536E" w:rsidDel="003E79D2">
          <w:rPr>
            <w:sz w:val="26"/>
            <w:szCs w:val="26"/>
          </w:rPr>
          <w:delText xml:space="preserve"> </w:delText>
        </w:r>
      </w:del>
      <w:r w:rsidRPr="0043536E">
        <w:rPr>
          <w:sz w:val="26"/>
          <w:szCs w:val="26"/>
        </w:rPr>
        <w:t xml:space="preserve">ab, das heißt mit </w:t>
      </w:r>
      <w:r w:rsidRPr="0043536E">
        <w:rPr>
          <w:position w:val="-6"/>
          <w:sz w:val="26"/>
          <w:szCs w:val="26"/>
        </w:rPr>
        <w:object w:dxaOrig="340" w:dyaOrig="320" w14:anchorId="49F1D486">
          <v:shape id="_x0000_i1044" type="#_x0000_t75" style="width:16.35pt;height:15.55pt" o:ole="">
            <v:imagedata r:id="rId59" o:title=""/>
          </v:shape>
          <o:OLEObject Type="Embed" ProgID="Equation.DSMT4" ShapeID="_x0000_i1044" DrawAspect="Content" ObjectID="_1479240339"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A403DF"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A403DF"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3C099E30" w:rsidR="00D03EAD" w:rsidRDefault="003E79D2">
      <w:pPr>
        <w:rPr>
          <w:sz w:val="26"/>
          <w:szCs w:val="26"/>
        </w:rPr>
      </w:pPr>
      <w:ins w:id="11" w:author="Leo" w:date="2014-12-04T23:08:00Z">
        <w:r>
          <w:rPr>
            <w:sz w:val="26"/>
            <w:szCs w:val="26"/>
          </w:rPr>
          <w:t>(Viel Platz :/ )</w:t>
        </w:r>
      </w:ins>
    </w:p>
    <w:p w14:paraId="3F1836F8" w14:textId="647AA781" w:rsidR="00D16957" w:rsidRPr="0043536E" w:rsidRDefault="004F33B4" w:rsidP="00B53009">
      <w:pPr>
        <w:rPr>
          <w:sz w:val="26"/>
          <w:szCs w:val="26"/>
        </w:rPr>
      </w:pPr>
      <w:r w:rsidRPr="0043536E">
        <w:rPr>
          <w:noProof/>
          <w:sz w:val="26"/>
          <w:szCs w:val="26"/>
          <w:lang w:eastAsia="de-DE"/>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25pt;height:15.55pt" o:ole="">
            <v:imagedata r:id="rId62" o:title=""/>
          </v:shape>
          <o:OLEObject Type="Embed" ProgID="Equation.DSMT4" ShapeID="_x0000_i1045" DrawAspect="Content" ObjectID="_1479240340" r:id="rId63"/>
        </w:object>
      </w:r>
      <w:r w:rsidRPr="0043536E">
        <w:rPr>
          <w:sz w:val="26"/>
          <w:szCs w:val="26"/>
        </w:rPr>
        <w:t xml:space="preserve"> , damit wäre es bei a=1: </w:t>
      </w:r>
      <w:r w:rsidRPr="0043536E">
        <w:rPr>
          <w:position w:val="-6"/>
        </w:rPr>
        <w:object w:dxaOrig="260" w:dyaOrig="320" w14:anchorId="3BA4AA1B">
          <v:shape id="_x0000_i1046" type="#_x0000_t75" style="width:13.1pt;height:15.55pt" o:ole="">
            <v:imagedata r:id="rId64" o:title=""/>
          </v:shape>
          <o:OLEObject Type="Embed" ProgID="Equation.DSMT4" ShapeID="_x0000_i1046" DrawAspect="Content" ObjectID="_1479240341"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1pt;height:15.55pt" o:ole="">
            <v:imagedata r:id="rId66" o:title=""/>
          </v:shape>
          <o:OLEObject Type="Embed" ProgID="Equation.DSMT4" ShapeID="_x0000_i1047" DrawAspect="Content" ObjectID="_1479240342"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lastRenderedPageBreak/>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eastAsia="de-DE"/>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779265E0" w14:textId="77777777" w:rsidR="00D03EAD" w:rsidRPr="00D03EAD" w:rsidRDefault="00D03EAD" w:rsidP="00D03EAD">
      <w:pPr>
        <w:jc w:val="left"/>
        <w:rPr>
          <w:sz w:val="26"/>
          <w:szCs w:val="26"/>
        </w:rPr>
        <w:sectPr w:rsidR="00D03EAD" w:rsidRPr="00D03EAD" w:rsidSect="000A2C9C">
          <w:footerReference w:type="default" r:id="rId70"/>
          <w:type w:val="continuous"/>
          <w:pgSz w:w="11906" w:h="16838"/>
          <w:pgMar w:top="1417" w:right="1417" w:bottom="1134" w:left="1417" w:header="708" w:footer="708" w:gutter="0"/>
          <w:pgNumType w:fmt="numberInDash"/>
          <w:cols w:space="708"/>
          <w:docGrid w:linePitch="360"/>
        </w:sectPr>
      </w:pP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2054EE66" w14:textId="77777777" w:rsidR="00EB663C" w:rsidRDefault="00EB663C">
      <w:pPr>
        <w:rPr>
          <w:sz w:val="28"/>
          <w:szCs w:val="28"/>
          <w:u w:val="single"/>
        </w:rPr>
      </w:pPr>
    </w:p>
    <w:p w14:paraId="1152D154" w14:textId="7E4AC28F" w:rsidR="00EB663C" w:rsidRDefault="00EB663C" w:rsidP="00EB663C">
      <w:pPr>
        <w:rPr>
          <w:sz w:val="26"/>
          <w:szCs w:val="26"/>
        </w:rPr>
      </w:pPr>
      <w:r>
        <w:rPr>
          <w:sz w:val="26"/>
          <w:szCs w:val="26"/>
        </w:rPr>
        <w:t xml:space="preserve">Der Jugend Forscht Wettbewerb 2014 begann für uns mit dem Regional Wettbewerb Berlin Süd am 24. bis 25. Februar 2014. Dort stellten wir unsere erste Version des Versuchs vor bei der wir noch einen komplizierten Aufbau mit Gummis benutzten, </w:t>
      </w:r>
      <w:del w:id="12" w:author="Leo" w:date="2014-12-04T23:10:00Z">
        <w:r w:rsidDel="003E79D2">
          <w:rPr>
            <w:sz w:val="26"/>
            <w:szCs w:val="26"/>
          </w:rPr>
          <w:delText xml:space="preserve">der </w:delText>
        </w:r>
      </w:del>
      <w:ins w:id="13" w:author="Leo" w:date="2014-12-04T23:10:00Z">
        <w:r w:rsidR="003E79D2">
          <w:rPr>
            <w:sz w:val="26"/>
            <w:szCs w:val="26"/>
          </w:rPr>
          <w:t>welcher</w:t>
        </w:r>
        <w:r w:rsidR="003E79D2">
          <w:rPr>
            <w:sz w:val="26"/>
            <w:szCs w:val="26"/>
          </w:rPr>
          <w:t xml:space="preserve"> </w:t>
        </w:r>
      </w:ins>
      <w:r>
        <w:rPr>
          <w:sz w:val="26"/>
          <w:szCs w:val="26"/>
        </w:rPr>
        <w:t>kompliziert</w:t>
      </w:r>
      <w:ins w:id="14" w:author="Leo" w:date="2014-12-04T23:10:00Z">
        <w:r w:rsidR="003E79D2">
          <w:rPr>
            <w:sz w:val="26"/>
            <w:szCs w:val="26"/>
          </w:rPr>
          <w:t xml:space="preserve"> war</w:t>
        </w:r>
      </w:ins>
      <w:r>
        <w:rPr>
          <w:sz w:val="26"/>
          <w:szCs w:val="26"/>
        </w:rPr>
        <w:t xml:space="preserve"> und in ungenaue Messwerte resultierte. 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del w:id="15" w:author="Leo" w:date="2014-12-04T23:11:00Z">
        <w:r w:rsidDel="003E79D2">
          <w:rPr>
            <w:sz w:val="26"/>
            <w:szCs w:val="26"/>
          </w:rPr>
          <w:delText>es jetzt der Fall ist</w:delText>
        </w:r>
      </w:del>
      <w:ins w:id="16" w:author="Leo" w:date="2014-12-04T23:11:00Z">
        <w:r w:rsidR="003E79D2">
          <w:rPr>
            <w:sz w:val="26"/>
            <w:szCs w:val="26"/>
          </w:rPr>
          <w:t>wir es jetzt tun</w:t>
        </w:r>
      </w:ins>
      <w:r>
        <w:rPr>
          <w:sz w:val="26"/>
          <w:szCs w:val="26"/>
        </w:rPr>
        <w:t>. Weiterhin haben zur besseren Darstellung unsere Versuchsergebnisse die Graphen und deren Approximationen deutlich verbessert, indem wir ein anderes Programm zum approximieren verwenden.</w:t>
      </w:r>
    </w:p>
    <w:p w14:paraId="313542C2" w14:textId="77777777" w:rsidR="00EB663C" w:rsidRDefault="00EB663C" w:rsidP="00EB663C">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634ECBA4" w14:textId="4ADB74D5" w:rsidR="00EB663C" w:rsidRDefault="00EB663C" w:rsidP="00EB663C">
      <w:pPr>
        <w:rPr>
          <w:sz w:val="26"/>
          <w:szCs w:val="26"/>
        </w:rPr>
      </w:pPr>
      <w:r>
        <w:rPr>
          <w:sz w:val="26"/>
          <w:szCs w:val="26"/>
        </w:rPr>
        <w:t xml:space="preserve">Die Landesrunde </w:t>
      </w:r>
      <w:del w:id="17" w:author="Leo" w:date="2014-12-04T23:13:00Z">
        <w:r w:rsidDel="00221388">
          <w:rPr>
            <w:sz w:val="26"/>
            <w:szCs w:val="26"/>
          </w:rPr>
          <w:delText xml:space="preserve">in </w:delText>
        </w:r>
      </w:del>
      <w:r>
        <w:rPr>
          <w:sz w:val="26"/>
          <w:szCs w:val="26"/>
        </w:rPr>
        <w:t>Berlin fand dann am 25. und 26. März in Berlin Mitte, in den Gebäuden von Siemens</w:t>
      </w:r>
      <w:ins w:id="18" w:author="Leo" w:date="2014-12-04T23:13:00Z">
        <w:r w:rsidR="00221388">
          <w:rPr>
            <w:sz w:val="26"/>
            <w:szCs w:val="26"/>
          </w:rPr>
          <w:t>,</w:t>
        </w:r>
      </w:ins>
      <w:r>
        <w:rPr>
          <w:sz w:val="26"/>
          <w:szCs w:val="26"/>
        </w:rPr>
        <w:t xml:space="preserve">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0E73123" w14:textId="7C4D0096" w:rsidR="00EB663C" w:rsidRDefault="00EB663C" w:rsidP="00EB663C">
      <w:pPr>
        <w:rPr>
          <w:sz w:val="26"/>
          <w:szCs w:val="26"/>
        </w:rPr>
      </w:pPr>
      <w:r>
        <w:rPr>
          <w:sz w:val="26"/>
          <w:szCs w:val="26"/>
        </w:rPr>
        <w:t>Am 26. März stellte sich bei der Siegerehrung enttäuschend</w:t>
      </w:r>
      <w:ins w:id="19" w:author="Leo" w:date="2014-12-04T23:14:00Z">
        <w:r w:rsidR="00221388">
          <w:rPr>
            <w:sz w:val="26"/>
            <w:szCs w:val="26"/>
          </w:rPr>
          <w:t>er Weise</w:t>
        </w:r>
      </w:ins>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ins w:id="20" w:author="Leo" w:date="2014-12-04T23:14:00Z">
        <w:r w:rsidR="00221388">
          <w:rPr>
            <w:sz w:val="26"/>
            <w:szCs w:val="26"/>
          </w:rPr>
          <w:t>Außerdem ist uns aufgefallen, dass die von der Jury mit dem ersten Preis ausgezeichnete Arbeit ein Patentbruch war.</w:t>
        </w:r>
      </w:ins>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311C7DB1"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 xml:space="preserve">s wurden zwei Präsentationen freigegeben und diese war die des besseren Teams, weshalb </w:t>
      </w:r>
      <w:r w:rsidR="00D10096">
        <w:rPr>
          <w:sz w:val="26"/>
          <w:szCs w:val="26"/>
        </w:rPr>
        <w:t>wir uns auf diese Arbeit beziehen</w:t>
      </w:r>
      <w:ins w:id="21" w:author="Leo" w:date="2014-12-04T23:15:00Z">
        <w:r w:rsidR="00221388">
          <w:rPr>
            <w:sz w:val="26"/>
            <w:szCs w:val="26"/>
          </w:rPr>
          <w:t>.</w:t>
        </w:r>
      </w:ins>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lastRenderedPageBreak/>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ins w:id="22" w:author="Leo" w:date="2014-12-04T23:16:00Z">
        <w:r w:rsidR="00221388">
          <w:rPr>
            <w:sz w:val="26"/>
            <w:szCs w:val="26"/>
          </w:rPr>
          <w:t>,</w:t>
        </w:r>
      </w:ins>
      <w:r>
        <w:rPr>
          <w:sz w:val="26"/>
          <w:szCs w:val="26"/>
        </w:rPr>
        <w:t xml:space="preserve"> nachdem </w:t>
      </w:r>
      <w:r w:rsidR="00DE5934">
        <w:rPr>
          <w:sz w:val="26"/>
          <w:szCs w:val="26"/>
        </w:rPr>
        <w:t>wir seine Arbeit gelesen haben</w:t>
      </w:r>
      <w:ins w:id="23" w:author="Leo" w:date="2014-12-04T23:16:00Z">
        <w:r w:rsidR="00221388">
          <w:rPr>
            <w:sz w:val="26"/>
            <w:szCs w:val="26"/>
          </w:rPr>
          <w:t>,</w:t>
        </w:r>
      </w:ins>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0A2C9C">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eastAsia="de-DE"/>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Default="00B3037D">
      <w:pPr>
        <w:rPr>
          <w:sz w:val="28"/>
          <w:szCs w:val="28"/>
          <w:u w:val="single"/>
        </w:rPr>
      </w:pPr>
      <w:r w:rsidRPr="00B3037D">
        <w:rPr>
          <w:sz w:val="28"/>
          <w:szCs w:val="28"/>
          <w:u w:val="single"/>
        </w:rPr>
        <w:t>Frequenz des Tones</w:t>
      </w:r>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p>
    <w:p w14:paraId="6EAB77B7" w14:textId="767FA313"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ins w:id="24" w:author="Leo" w:date="2014-12-04T23:17:00Z">
        <w:r w:rsidR="00221388">
          <w:rPr>
            <w:rFonts w:eastAsiaTheme="minorEastAsia"/>
            <w:sz w:val="26"/>
            <w:szCs w:val="26"/>
          </w:rPr>
          <w:t xml:space="preserve"> dat f???</w:t>
        </w:r>
      </w:ins>
    </w:p>
    <w:p w14:paraId="291422D3" w14:textId="596C4149" w:rsidR="004C25C4" w:rsidRPr="005742AD"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A403DF">
        <w:rPr>
          <w:sz w:val="26"/>
          <w:szCs w:val="26"/>
          <w:rPrChange w:id="25" w:author="Leo" w:date="2014-12-04T22:52:00Z">
            <w:rPr>
              <w:sz w:val="26"/>
              <w:szCs w:val="26"/>
              <w:lang w:val="en-US"/>
            </w:rPr>
          </w:rPrChange>
        </w:rPr>
        <w:t>„Impact noise radiated by collision of two spheres: Comparison between numerical simulations, experiments and analytical results</w:t>
      </w:r>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w:t>
      </w:r>
      <w:r w:rsidRPr="005742AD">
        <w:rPr>
          <w:sz w:val="26"/>
          <w:szCs w:val="26"/>
        </w:rPr>
        <w:lastRenderedPageBreak/>
        <w:t xml:space="preserve">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eastAsia="de-DE"/>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Das bedeutet</w:t>
      </w:r>
      <w:bookmarkStart w:id="26" w:name="_GoBack"/>
      <w:bookmarkEnd w:id="26"/>
      <w:del w:id="27" w:author="Leo" w:date="2014-12-04T23:17:00Z">
        <w:r w:rsidDel="00221388">
          <w:rPr>
            <w:sz w:val="26"/>
            <w:szCs w:val="26"/>
          </w:rPr>
          <w:delText xml:space="preserve"> </w:delText>
        </w:r>
      </w:del>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0E3C7159" w14:textId="308C373C" w:rsidR="008F6ECE" w:rsidRPr="0028526D"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2801FD67" w14:textId="1D4171BC" w:rsidR="0028526D" w:rsidRPr="0028526D" w:rsidRDefault="0028526D" w:rsidP="0028526D">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p w14:paraId="0E0DF2B7" w14:textId="77777777" w:rsidR="00084A66" w:rsidRPr="00084A66" w:rsidRDefault="00084A66" w:rsidP="00084A66">
      <w:pPr>
        <w:pStyle w:val="Listenabsatz"/>
        <w:ind w:left="360"/>
        <w:jc w:val="left"/>
        <w:rPr>
          <w:sz w:val="26"/>
          <w:szCs w:val="26"/>
        </w:rPr>
      </w:pPr>
    </w:p>
    <w:sectPr w:rsidR="00084A66" w:rsidRPr="00084A66"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EF31BA" w:rsidRDefault="00EF31BA" w:rsidP="00D34DE1">
      <w:r>
        <w:separator/>
      </w:r>
    </w:p>
  </w:endnote>
  <w:endnote w:type="continuationSeparator" w:id="0">
    <w:p w14:paraId="3B8B715F" w14:textId="77777777" w:rsidR="00EF31BA" w:rsidRDefault="00EF31BA"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A403DF" w:rsidRDefault="00A403DF">
        <w:pPr>
          <w:pStyle w:val="Fuzeile"/>
          <w:jc w:val="right"/>
        </w:pPr>
        <w:r>
          <w:fldChar w:fldCharType="begin"/>
        </w:r>
        <w:r>
          <w:instrText>PAGE   \* MERGEFORMAT</w:instrText>
        </w:r>
        <w:r>
          <w:fldChar w:fldCharType="separate"/>
        </w:r>
        <w:r w:rsidR="003E79D2">
          <w:rPr>
            <w:noProof/>
          </w:rPr>
          <w:t>1</w:t>
        </w:r>
        <w:r>
          <w:fldChar w:fldCharType="end"/>
        </w:r>
      </w:p>
    </w:sdtContent>
  </w:sdt>
  <w:p w14:paraId="1F6FB714" w14:textId="6F79B69A" w:rsidR="00A403DF" w:rsidRPr="000A2C9C" w:rsidRDefault="00A403DF">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A403DF" w:rsidRDefault="00A403DF">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A403DF" w:rsidRPr="004350C5" w:rsidRDefault="00A403DF"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A403DF" w:rsidRDefault="00A403DF">
        <w:pPr>
          <w:pStyle w:val="Fuzeile"/>
          <w:jc w:val="right"/>
        </w:pPr>
        <w:r>
          <w:fldChar w:fldCharType="begin"/>
        </w:r>
        <w:r>
          <w:instrText>PAGE   \* MERGEFORMAT</w:instrText>
        </w:r>
        <w:r>
          <w:fldChar w:fldCharType="separate"/>
        </w:r>
        <w:r w:rsidR="003E79D2">
          <w:rPr>
            <w:noProof/>
          </w:rPr>
          <w:t>- 7 -</w:t>
        </w:r>
        <w:r>
          <w:fldChar w:fldCharType="end"/>
        </w:r>
      </w:p>
    </w:sdtContent>
  </w:sdt>
  <w:p w14:paraId="4D9D1BD2" w14:textId="7E03B668" w:rsidR="00A403DF" w:rsidRPr="004350C5" w:rsidRDefault="00A403DF"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A403DF" w:rsidRPr="000A2C9C" w:rsidRDefault="00A403DF"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A403DF" w:rsidRDefault="00A403DF">
        <w:pPr>
          <w:pStyle w:val="Fuzeile"/>
          <w:jc w:val="right"/>
        </w:pPr>
        <w:r>
          <w:fldChar w:fldCharType="begin"/>
        </w:r>
        <w:r>
          <w:instrText>PAGE   \* MERGEFORMAT</w:instrText>
        </w:r>
        <w:r>
          <w:fldChar w:fldCharType="separate"/>
        </w:r>
        <w:r w:rsidR="00221388">
          <w:rPr>
            <w:noProof/>
          </w:rPr>
          <w:t>17</w:t>
        </w:r>
        <w:r>
          <w:fldChar w:fldCharType="end"/>
        </w:r>
      </w:p>
    </w:sdtContent>
  </w:sdt>
  <w:p w14:paraId="35F703FC" w14:textId="07B06AF2" w:rsidR="00A403DF" w:rsidRPr="004350C5" w:rsidRDefault="00A403DF"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EF31BA" w:rsidRDefault="00EF31BA" w:rsidP="00D34DE1">
      <w:r>
        <w:separator/>
      </w:r>
    </w:p>
  </w:footnote>
  <w:footnote w:type="continuationSeparator" w:id="0">
    <w:p w14:paraId="0A3D3671" w14:textId="77777777" w:rsidR="00EF31BA" w:rsidRDefault="00EF31BA"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A403DF" w:rsidRDefault="00A403D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A403DF" w:rsidRDefault="00A403D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A403DF" w:rsidRDefault="00A403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4EE"/>
    <w:rsid w:val="003D5A40"/>
    <w:rsid w:val="003E79D2"/>
    <w:rsid w:val="003F6D4E"/>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oleObject" Target="embeddings/oleObject3.bin"/><Relationship Id="rId39" Type="http://schemas.openxmlformats.org/officeDocument/2006/relationships/image" Target="media/image15.wmf"/><Relationship Id="rId21" Type="http://schemas.openxmlformats.org/officeDocument/2006/relationships/header" Target="header3.xml"/><Relationship Id="rId34"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image" Target="media/image19.wmf"/><Relationship Id="rId50" Type="http://schemas.openxmlformats.org/officeDocument/2006/relationships/oleObject" Target="embeddings/oleObject15.bin"/><Relationship Id="rId55" Type="http://schemas.openxmlformats.org/officeDocument/2006/relationships/image" Target="media/image23.wmf"/><Relationship Id="rId63" Type="http://schemas.openxmlformats.org/officeDocument/2006/relationships/oleObject" Target="embeddings/oleObject21.bin"/><Relationship Id="rId68"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61"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37211-7FFF-45BA-A85B-207F159D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3699</Words>
  <Characters>23309</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Leo</cp:lastModifiedBy>
  <cp:revision>2</cp:revision>
  <cp:lastPrinted>2014-03-14T17:41:00Z</cp:lastPrinted>
  <dcterms:created xsi:type="dcterms:W3CDTF">2014-12-04T22:19:00Z</dcterms:created>
  <dcterms:modified xsi:type="dcterms:W3CDTF">2014-12-04T22:19:00Z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