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5F4312F5" w:rsidR="001F4137" w:rsidRPr="004350C5" w:rsidRDefault="004350C5">
      <w:pPr>
        <w:rPr>
          <w:sz w:val="56"/>
          <w:szCs w:val="56"/>
        </w:rPr>
      </w:pPr>
      <w:r>
        <w:rPr>
          <w:sz w:val="56"/>
          <w:szCs w:val="56"/>
        </w:rPr>
        <w:br w:type="page"/>
      </w:r>
      <w:r w:rsidR="00FF5E98">
        <w:rPr>
          <w:sz w:val="28"/>
          <w:szCs w:val="28"/>
          <w:u w:val="single"/>
        </w:rPr>
        <w:lastRenderedPageBreak/>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7E342825"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164E8940" w:rsidR="00FF5E98"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dann mit Ergebnissen der Finalisten des </w:t>
      </w:r>
      <w:proofErr w:type="spellStart"/>
      <w:r w:rsidR="003F7190">
        <w:rPr>
          <w:sz w:val="28"/>
          <w:szCs w:val="28"/>
        </w:rPr>
        <w:t>IYPT’s</w:t>
      </w:r>
      <w:proofErr w:type="spellEnd"/>
      <w:r w:rsidR="003F7190">
        <w:rPr>
          <w:sz w:val="28"/>
          <w:szCs w:val="28"/>
        </w:rPr>
        <w:t xml:space="preserve"> verglichen. Des Weiteren haben wir sie nach Recherchen ergänzt um eine möglichst umfassende Antwort auf unsere Problemfrage geben zu können.</w:t>
      </w:r>
    </w:p>
    <w:p w14:paraId="1A219740" w14:textId="71FF0CF1" w:rsidR="00FF5E98" w:rsidRDefault="00FF5E98">
      <w:pPr>
        <w:rPr>
          <w:b/>
          <w:color w:val="FF0000"/>
          <w:sz w:val="28"/>
          <w:szCs w:val="28"/>
        </w:rPr>
      </w:pPr>
      <w:r w:rsidRPr="00FF5E98">
        <w:rPr>
          <w:b/>
          <w:color w:val="FF0000"/>
          <w:sz w:val="28"/>
          <w:szCs w:val="28"/>
        </w:rPr>
        <w:t>Ergebnis</w:t>
      </w:r>
    </w:p>
    <w:p w14:paraId="750F7CC6" w14:textId="5DF422E8" w:rsidR="00FF5E98" w:rsidRDefault="00FF0349" w:rsidP="00FF0349">
      <w:pPr>
        <w:rPr>
          <w:b/>
          <w:color w:val="FF0000"/>
          <w:sz w:val="28"/>
          <w:szCs w:val="28"/>
        </w:rPr>
      </w:pPr>
      <w:r>
        <w:rPr>
          <w:sz w:val="28"/>
          <w:szCs w:val="28"/>
        </w:rPr>
        <w:t xml:space="preserve">Unsere Wettbewerbsarbeit ist zweiteilig aufgebaut: Zuerst folgt unsere Jugend Forscht Arbeit aus der Landesrunde, die wir modifiziert haben, damit sie den formalen Ansprüchen einer Wettbewerbsarbeit für die 5. Prüfungskomponente gerecht wird. Danach </w:t>
      </w:r>
      <w:proofErr w:type="gramStart"/>
      <w:r>
        <w:rPr>
          <w:sz w:val="28"/>
          <w:szCs w:val="28"/>
        </w:rPr>
        <w:t>folgt</w:t>
      </w:r>
      <w:proofErr w:type="gramEnd"/>
      <w:r>
        <w:rPr>
          <w:sz w:val="28"/>
          <w:szCs w:val="28"/>
        </w:rPr>
        <w:t xml:space="preserve"> unsere Auswertung und eine Nachbearbeitung unserer Ergebnisse.</w:t>
      </w:r>
    </w:p>
    <w:p w14:paraId="0F5341E4" w14:textId="52CCA1DB"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3CC14605" w14:textId="77777777" w:rsidR="00D63491"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564149" w:history="1">
            <w:r w:rsidR="00D63491" w:rsidRPr="00DF25B6">
              <w:rPr>
                <w:rStyle w:val="Hyperlink"/>
                <w:noProof/>
              </w:rPr>
              <w:t>1</w:t>
            </w:r>
            <w:r w:rsidR="00D63491">
              <w:rPr>
                <w:rFonts w:eastAsiaTheme="minorEastAsia"/>
                <w:noProof/>
                <w:lang w:val="en-US"/>
              </w:rPr>
              <w:tab/>
            </w:r>
            <w:r w:rsidR="00D63491" w:rsidRPr="00DF25B6">
              <w:rPr>
                <w:rStyle w:val="Hyperlink"/>
                <w:noProof/>
              </w:rPr>
              <w:t>Jugend Forscht</w:t>
            </w:r>
            <w:r w:rsidR="00D63491">
              <w:rPr>
                <w:noProof/>
                <w:webHidden/>
              </w:rPr>
              <w:tab/>
            </w:r>
            <w:r w:rsidR="00D63491">
              <w:rPr>
                <w:noProof/>
                <w:webHidden/>
              </w:rPr>
              <w:fldChar w:fldCharType="begin"/>
            </w:r>
            <w:r w:rsidR="00D63491">
              <w:rPr>
                <w:noProof/>
                <w:webHidden/>
              </w:rPr>
              <w:instrText xml:space="preserve"> PAGEREF _Toc405564149 \h </w:instrText>
            </w:r>
            <w:r w:rsidR="00D63491">
              <w:rPr>
                <w:noProof/>
                <w:webHidden/>
              </w:rPr>
            </w:r>
            <w:r w:rsidR="00D63491">
              <w:rPr>
                <w:noProof/>
                <w:webHidden/>
              </w:rPr>
              <w:fldChar w:fldCharType="separate"/>
            </w:r>
            <w:r w:rsidR="00D63491">
              <w:rPr>
                <w:noProof/>
                <w:webHidden/>
              </w:rPr>
              <w:t>- 0 -</w:t>
            </w:r>
            <w:r w:rsidR="00D63491">
              <w:rPr>
                <w:noProof/>
                <w:webHidden/>
              </w:rPr>
              <w:fldChar w:fldCharType="end"/>
            </w:r>
          </w:hyperlink>
        </w:p>
        <w:p w14:paraId="5DA7F466" w14:textId="77777777" w:rsidR="00D63491" w:rsidRDefault="00D63491">
          <w:pPr>
            <w:pStyle w:val="Verzeichnis2"/>
            <w:tabs>
              <w:tab w:val="left" w:pos="880"/>
              <w:tab w:val="right" w:leader="dot" w:pos="9062"/>
            </w:tabs>
            <w:rPr>
              <w:rFonts w:eastAsiaTheme="minorEastAsia"/>
              <w:noProof/>
              <w:lang w:val="en-US"/>
            </w:rPr>
          </w:pPr>
          <w:hyperlink w:anchor="_Toc405564150" w:history="1">
            <w:r w:rsidRPr="00DF25B6">
              <w:rPr>
                <w:rStyle w:val="Hyperlink"/>
                <w:noProof/>
              </w:rPr>
              <w:t>1.1</w:t>
            </w:r>
            <w:r>
              <w:rPr>
                <w:rFonts w:eastAsiaTheme="minorEastAsia"/>
                <w:noProof/>
                <w:lang w:val="en-US"/>
              </w:rPr>
              <w:tab/>
            </w:r>
            <w:r w:rsidRPr="00DF25B6">
              <w:rPr>
                <w:rStyle w:val="Hyperlink"/>
                <w:noProof/>
              </w:rPr>
              <w:t>Aufgabe</w:t>
            </w:r>
            <w:r>
              <w:rPr>
                <w:noProof/>
                <w:webHidden/>
              </w:rPr>
              <w:tab/>
            </w:r>
            <w:r>
              <w:rPr>
                <w:noProof/>
                <w:webHidden/>
              </w:rPr>
              <w:fldChar w:fldCharType="begin"/>
            </w:r>
            <w:r>
              <w:rPr>
                <w:noProof/>
                <w:webHidden/>
              </w:rPr>
              <w:instrText xml:space="preserve"> PAGEREF _Toc405564150 \h </w:instrText>
            </w:r>
            <w:r>
              <w:rPr>
                <w:noProof/>
                <w:webHidden/>
              </w:rPr>
            </w:r>
            <w:r>
              <w:rPr>
                <w:noProof/>
                <w:webHidden/>
              </w:rPr>
              <w:fldChar w:fldCharType="separate"/>
            </w:r>
            <w:r>
              <w:rPr>
                <w:noProof/>
                <w:webHidden/>
              </w:rPr>
              <w:t>- 1 -</w:t>
            </w:r>
            <w:r>
              <w:rPr>
                <w:noProof/>
                <w:webHidden/>
              </w:rPr>
              <w:fldChar w:fldCharType="end"/>
            </w:r>
          </w:hyperlink>
        </w:p>
        <w:p w14:paraId="0F57CAF1" w14:textId="77777777" w:rsidR="00D63491" w:rsidRDefault="00D63491">
          <w:pPr>
            <w:pStyle w:val="Verzeichnis3"/>
            <w:tabs>
              <w:tab w:val="left" w:pos="1320"/>
              <w:tab w:val="right" w:leader="dot" w:pos="9062"/>
            </w:tabs>
            <w:rPr>
              <w:rFonts w:eastAsiaTheme="minorEastAsia"/>
              <w:noProof/>
              <w:lang w:val="en-US"/>
            </w:rPr>
          </w:pPr>
          <w:hyperlink w:anchor="_Toc405564151" w:history="1">
            <w:r w:rsidRPr="00DF25B6">
              <w:rPr>
                <w:rStyle w:val="Hyperlink"/>
                <w:noProof/>
              </w:rPr>
              <w:t>1.1.1</w:t>
            </w:r>
            <w:r>
              <w:rPr>
                <w:rFonts w:eastAsiaTheme="minorEastAsia"/>
                <w:noProof/>
                <w:lang w:val="en-US"/>
              </w:rPr>
              <w:tab/>
            </w:r>
            <w:r w:rsidRPr="00DF25B6">
              <w:rPr>
                <w:rStyle w:val="Hyperlink"/>
                <w:noProof/>
              </w:rPr>
              <w:t>Fragestellung</w:t>
            </w:r>
            <w:r>
              <w:rPr>
                <w:noProof/>
                <w:webHidden/>
              </w:rPr>
              <w:tab/>
            </w:r>
            <w:r>
              <w:rPr>
                <w:noProof/>
                <w:webHidden/>
              </w:rPr>
              <w:fldChar w:fldCharType="begin"/>
            </w:r>
            <w:r>
              <w:rPr>
                <w:noProof/>
                <w:webHidden/>
              </w:rPr>
              <w:instrText xml:space="preserve"> PAGEREF _Toc405564151 \h </w:instrText>
            </w:r>
            <w:r>
              <w:rPr>
                <w:noProof/>
                <w:webHidden/>
              </w:rPr>
            </w:r>
            <w:r>
              <w:rPr>
                <w:noProof/>
                <w:webHidden/>
              </w:rPr>
              <w:fldChar w:fldCharType="separate"/>
            </w:r>
            <w:r>
              <w:rPr>
                <w:noProof/>
                <w:webHidden/>
              </w:rPr>
              <w:t>- 1 -</w:t>
            </w:r>
            <w:r>
              <w:rPr>
                <w:noProof/>
                <w:webHidden/>
              </w:rPr>
              <w:fldChar w:fldCharType="end"/>
            </w:r>
          </w:hyperlink>
        </w:p>
        <w:p w14:paraId="361149E1" w14:textId="77777777" w:rsidR="00D63491" w:rsidRDefault="00D63491">
          <w:pPr>
            <w:pStyle w:val="Verzeichnis3"/>
            <w:tabs>
              <w:tab w:val="left" w:pos="1320"/>
              <w:tab w:val="right" w:leader="dot" w:pos="9062"/>
            </w:tabs>
            <w:rPr>
              <w:rFonts w:eastAsiaTheme="minorEastAsia"/>
              <w:noProof/>
              <w:lang w:val="en-US"/>
            </w:rPr>
          </w:pPr>
          <w:hyperlink w:anchor="_Toc405564152" w:history="1">
            <w:r w:rsidRPr="00DF25B6">
              <w:rPr>
                <w:rStyle w:val="Hyperlink"/>
                <w:noProof/>
              </w:rPr>
              <w:t>1.1.2</w:t>
            </w:r>
            <w:r>
              <w:rPr>
                <w:rFonts w:eastAsiaTheme="minorEastAsia"/>
                <w:noProof/>
                <w:lang w:val="en-US"/>
              </w:rPr>
              <w:tab/>
            </w:r>
            <w:r w:rsidRPr="00DF25B6">
              <w:rPr>
                <w:rStyle w:val="Hyperlink"/>
                <w:noProof/>
              </w:rPr>
              <w:t>Ziele</w:t>
            </w:r>
            <w:r>
              <w:rPr>
                <w:noProof/>
                <w:webHidden/>
              </w:rPr>
              <w:tab/>
            </w:r>
            <w:r>
              <w:rPr>
                <w:noProof/>
                <w:webHidden/>
              </w:rPr>
              <w:fldChar w:fldCharType="begin"/>
            </w:r>
            <w:r>
              <w:rPr>
                <w:noProof/>
                <w:webHidden/>
              </w:rPr>
              <w:instrText xml:space="preserve"> PAGEREF _Toc405564152 \h </w:instrText>
            </w:r>
            <w:r>
              <w:rPr>
                <w:noProof/>
                <w:webHidden/>
              </w:rPr>
            </w:r>
            <w:r>
              <w:rPr>
                <w:noProof/>
                <w:webHidden/>
              </w:rPr>
              <w:fldChar w:fldCharType="separate"/>
            </w:r>
            <w:r>
              <w:rPr>
                <w:noProof/>
                <w:webHidden/>
              </w:rPr>
              <w:t>- 1 -</w:t>
            </w:r>
            <w:r>
              <w:rPr>
                <w:noProof/>
                <w:webHidden/>
              </w:rPr>
              <w:fldChar w:fldCharType="end"/>
            </w:r>
          </w:hyperlink>
        </w:p>
        <w:p w14:paraId="504C1DC5" w14:textId="77777777" w:rsidR="00D63491" w:rsidRDefault="00D63491">
          <w:pPr>
            <w:pStyle w:val="Verzeichnis3"/>
            <w:tabs>
              <w:tab w:val="left" w:pos="1320"/>
              <w:tab w:val="right" w:leader="dot" w:pos="9062"/>
            </w:tabs>
            <w:rPr>
              <w:rFonts w:eastAsiaTheme="minorEastAsia"/>
              <w:noProof/>
              <w:lang w:val="en-US"/>
            </w:rPr>
          </w:pPr>
          <w:hyperlink w:anchor="_Toc405564153" w:history="1">
            <w:r w:rsidRPr="00DF25B6">
              <w:rPr>
                <w:rStyle w:val="Hyperlink"/>
                <w:noProof/>
              </w:rPr>
              <w:t>1.1.3</w:t>
            </w:r>
            <w:r>
              <w:rPr>
                <w:rFonts w:eastAsiaTheme="minorEastAsia"/>
                <w:noProof/>
                <w:lang w:val="en-US"/>
              </w:rPr>
              <w:tab/>
            </w:r>
            <w:r w:rsidRPr="00DF25B6">
              <w:rPr>
                <w:rStyle w:val="Hyperlink"/>
                <w:noProof/>
              </w:rPr>
              <w:t>Zusammenfassung</w:t>
            </w:r>
            <w:r>
              <w:rPr>
                <w:noProof/>
                <w:webHidden/>
              </w:rPr>
              <w:tab/>
            </w:r>
            <w:r>
              <w:rPr>
                <w:noProof/>
                <w:webHidden/>
              </w:rPr>
              <w:fldChar w:fldCharType="begin"/>
            </w:r>
            <w:r>
              <w:rPr>
                <w:noProof/>
                <w:webHidden/>
              </w:rPr>
              <w:instrText xml:space="preserve"> PAGEREF _Toc405564153 \h </w:instrText>
            </w:r>
            <w:r>
              <w:rPr>
                <w:noProof/>
                <w:webHidden/>
              </w:rPr>
            </w:r>
            <w:r>
              <w:rPr>
                <w:noProof/>
                <w:webHidden/>
              </w:rPr>
              <w:fldChar w:fldCharType="separate"/>
            </w:r>
            <w:r>
              <w:rPr>
                <w:noProof/>
                <w:webHidden/>
              </w:rPr>
              <w:t>- 1 -</w:t>
            </w:r>
            <w:r>
              <w:rPr>
                <w:noProof/>
                <w:webHidden/>
              </w:rPr>
              <w:fldChar w:fldCharType="end"/>
            </w:r>
          </w:hyperlink>
        </w:p>
        <w:p w14:paraId="131EF106" w14:textId="77777777" w:rsidR="00D63491" w:rsidRDefault="00D63491">
          <w:pPr>
            <w:pStyle w:val="Verzeichnis2"/>
            <w:tabs>
              <w:tab w:val="left" w:pos="880"/>
              <w:tab w:val="right" w:leader="dot" w:pos="9062"/>
            </w:tabs>
            <w:rPr>
              <w:rFonts w:eastAsiaTheme="minorEastAsia"/>
              <w:noProof/>
              <w:lang w:val="en-US"/>
            </w:rPr>
          </w:pPr>
          <w:hyperlink w:anchor="_Toc405564154" w:history="1">
            <w:r w:rsidRPr="00DF25B6">
              <w:rPr>
                <w:rStyle w:val="Hyperlink"/>
                <w:noProof/>
              </w:rPr>
              <w:t>1.2</w:t>
            </w:r>
            <w:r>
              <w:rPr>
                <w:rFonts w:eastAsiaTheme="minorEastAsia"/>
                <w:noProof/>
                <w:lang w:val="en-US"/>
              </w:rPr>
              <w:tab/>
            </w:r>
            <w:r w:rsidRPr="00DF25B6">
              <w:rPr>
                <w:rStyle w:val="Hyperlink"/>
                <w:noProof/>
              </w:rPr>
              <w:t>Versuchsaufbau</w:t>
            </w:r>
            <w:r>
              <w:rPr>
                <w:noProof/>
                <w:webHidden/>
              </w:rPr>
              <w:tab/>
            </w:r>
            <w:r>
              <w:rPr>
                <w:noProof/>
                <w:webHidden/>
              </w:rPr>
              <w:fldChar w:fldCharType="begin"/>
            </w:r>
            <w:r>
              <w:rPr>
                <w:noProof/>
                <w:webHidden/>
              </w:rPr>
              <w:instrText xml:space="preserve"> PAGEREF _Toc405564154 \h </w:instrText>
            </w:r>
            <w:r>
              <w:rPr>
                <w:noProof/>
                <w:webHidden/>
              </w:rPr>
            </w:r>
            <w:r>
              <w:rPr>
                <w:noProof/>
                <w:webHidden/>
              </w:rPr>
              <w:fldChar w:fldCharType="separate"/>
            </w:r>
            <w:r>
              <w:rPr>
                <w:noProof/>
                <w:webHidden/>
              </w:rPr>
              <w:t>- 2 -</w:t>
            </w:r>
            <w:r>
              <w:rPr>
                <w:noProof/>
                <w:webHidden/>
              </w:rPr>
              <w:fldChar w:fldCharType="end"/>
            </w:r>
          </w:hyperlink>
        </w:p>
        <w:p w14:paraId="25114095" w14:textId="77777777" w:rsidR="00D63491" w:rsidRDefault="00D63491">
          <w:pPr>
            <w:pStyle w:val="Verzeichnis2"/>
            <w:tabs>
              <w:tab w:val="left" w:pos="880"/>
              <w:tab w:val="right" w:leader="dot" w:pos="9062"/>
            </w:tabs>
            <w:rPr>
              <w:rFonts w:eastAsiaTheme="minorEastAsia"/>
              <w:noProof/>
              <w:lang w:val="en-US"/>
            </w:rPr>
          </w:pPr>
          <w:hyperlink w:anchor="_Toc405564155" w:history="1">
            <w:r w:rsidRPr="00DF25B6">
              <w:rPr>
                <w:rStyle w:val="Hyperlink"/>
                <w:noProof/>
              </w:rPr>
              <w:t>1.3</w:t>
            </w:r>
            <w:r>
              <w:rPr>
                <w:rFonts w:eastAsiaTheme="minorEastAsia"/>
                <w:noProof/>
                <w:lang w:val="en-US"/>
              </w:rPr>
              <w:tab/>
            </w:r>
            <w:r w:rsidRPr="00DF25B6">
              <w:rPr>
                <w:rStyle w:val="Hyperlink"/>
                <w:noProof/>
              </w:rPr>
              <w:t>Versuchsauswertung</w:t>
            </w:r>
            <w:r>
              <w:rPr>
                <w:noProof/>
                <w:webHidden/>
              </w:rPr>
              <w:tab/>
            </w:r>
            <w:r>
              <w:rPr>
                <w:noProof/>
                <w:webHidden/>
              </w:rPr>
              <w:fldChar w:fldCharType="begin"/>
            </w:r>
            <w:r>
              <w:rPr>
                <w:noProof/>
                <w:webHidden/>
              </w:rPr>
              <w:instrText xml:space="preserve"> PAGEREF _Toc405564155 \h </w:instrText>
            </w:r>
            <w:r>
              <w:rPr>
                <w:noProof/>
                <w:webHidden/>
              </w:rPr>
            </w:r>
            <w:r>
              <w:rPr>
                <w:noProof/>
                <w:webHidden/>
              </w:rPr>
              <w:fldChar w:fldCharType="separate"/>
            </w:r>
            <w:r>
              <w:rPr>
                <w:noProof/>
                <w:webHidden/>
              </w:rPr>
              <w:t>- 3 -</w:t>
            </w:r>
            <w:r>
              <w:rPr>
                <w:noProof/>
                <w:webHidden/>
              </w:rPr>
              <w:fldChar w:fldCharType="end"/>
            </w:r>
          </w:hyperlink>
        </w:p>
        <w:p w14:paraId="21E75FF5" w14:textId="77777777" w:rsidR="00D63491" w:rsidRDefault="00D63491">
          <w:pPr>
            <w:pStyle w:val="Verzeichnis2"/>
            <w:tabs>
              <w:tab w:val="left" w:pos="880"/>
              <w:tab w:val="right" w:leader="dot" w:pos="9062"/>
            </w:tabs>
            <w:rPr>
              <w:rFonts w:eastAsiaTheme="minorEastAsia"/>
              <w:noProof/>
              <w:lang w:val="en-US"/>
            </w:rPr>
          </w:pPr>
          <w:hyperlink w:anchor="_Toc405564156" w:history="1">
            <w:r w:rsidRPr="00DF25B6">
              <w:rPr>
                <w:rStyle w:val="Hyperlink"/>
                <w:noProof/>
              </w:rPr>
              <w:t>1.4</w:t>
            </w:r>
            <w:r>
              <w:rPr>
                <w:rFonts w:eastAsiaTheme="minorEastAsia"/>
                <w:noProof/>
                <w:lang w:val="en-US"/>
              </w:rPr>
              <w:tab/>
            </w:r>
            <w:r w:rsidRPr="00DF25B6">
              <w:rPr>
                <w:rStyle w:val="Hyperlink"/>
                <w:noProof/>
              </w:rPr>
              <w:t>Physikalische Betrachtung</w:t>
            </w:r>
            <w:r>
              <w:rPr>
                <w:noProof/>
                <w:webHidden/>
              </w:rPr>
              <w:tab/>
            </w:r>
            <w:r>
              <w:rPr>
                <w:noProof/>
                <w:webHidden/>
              </w:rPr>
              <w:fldChar w:fldCharType="begin"/>
            </w:r>
            <w:r>
              <w:rPr>
                <w:noProof/>
                <w:webHidden/>
              </w:rPr>
              <w:instrText xml:space="preserve"> PAGEREF _Toc405564156 \h </w:instrText>
            </w:r>
            <w:r>
              <w:rPr>
                <w:noProof/>
                <w:webHidden/>
              </w:rPr>
            </w:r>
            <w:r>
              <w:rPr>
                <w:noProof/>
                <w:webHidden/>
              </w:rPr>
              <w:fldChar w:fldCharType="separate"/>
            </w:r>
            <w:r>
              <w:rPr>
                <w:noProof/>
                <w:webHidden/>
              </w:rPr>
              <w:t>- 7 -</w:t>
            </w:r>
            <w:r>
              <w:rPr>
                <w:noProof/>
                <w:webHidden/>
              </w:rPr>
              <w:fldChar w:fldCharType="end"/>
            </w:r>
          </w:hyperlink>
        </w:p>
        <w:p w14:paraId="44590CF3" w14:textId="77777777" w:rsidR="00D63491" w:rsidRDefault="00D63491">
          <w:pPr>
            <w:pStyle w:val="Verzeichnis3"/>
            <w:tabs>
              <w:tab w:val="left" w:pos="1320"/>
              <w:tab w:val="right" w:leader="dot" w:pos="9062"/>
            </w:tabs>
            <w:rPr>
              <w:rFonts w:eastAsiaTheme="minorEastAsia"/>
              <w:noProof/>
              <w:lang w:val="en-US"/>
            </w:rPr>
          </w:pPr>
          <w:hyperlink w:anchor="_Toc405564157" w:history="1">
            <w:r w:rsidRPr="00DF25B6">
              <w:rPr>
                <w:rStyle w:val="Hyperlink"/>
                <w:noProof/>
              </w:rPr>
              <w:t>1.4.1</w:t>
            </w:r>
            <w:r>
              <w:rPr>
                <w:rFonts w:eastAsiaTheme="minorEastAsia"/>
                <w:noProof/>
                <w:lang w:val="en-US"/>
              </w:rPr>
              <w:tab/>
            </w:r>
            <w:r w:rsidRPr="00DF25B6">
              <w:rPr>
                <w:rStyle w:val="Hyperlink"/>
                <w:noProof/>
              </w:rPr>
              <w:t>Das Basketballmodell</w:t>
            </w:r>
            <w:r>
              <w:rPr>
                <w:noProof/>
                <w:webHidden/>
              </w:rPr>
              <w:tab/>
            </w:r>
            <w:r>
              <w:rPr>
                <w:noProof/>
                <w:webHidden/>
              </w:rPr>
              <w:fldChar w:fldCharType="begin"/>
            </w:r>
            <w:r>
              <w:rPr>
                <w:noProof/>
                <w:webHidden/>
              </w:rPr>
              <w:instrText xml:space="preserve"> PAGEREF _Toc405564157 \h </w:instrText>
            </w:r>
            <w:r>
              <w:rPr>
                <w:noProof/>
                <w:webHidden/>
              </w:rPr>
            </w:r>
            <w:r>
              <w:rPr>
                <w:noProof/>
                <w:webHidden/>
              </w:rPr>
              <w:fldChar w:fldCharType="separate"/>
            </w:r>
            <w:r>
              <w:rPr>
                <w:noProof/>
                <w:webHidden/>
              </w:rPr>
              <w:t>- 7 -</w:t>
            </w:r>
            <w:r>
              <w:rPr>
                <w:noProof/>
                <w:webHidden/>
              </w:rPr>
              <w:fldChar w:fldCharType="end"/>
            </w:r>
          </w:hyperlink>
        </w:p>
        <w:p w14:paraId="2752A30A" w14:textId="77777777" w:rsidR="00D63491" w:rsidRDefault="00D63491">
          <w:pPr>
            <w:pStyle w:val="Verzeichnis3"/>
            <w:tabs>
              <w:tab w:val="left" w:pos="1320"/>
              <w:tab w:val="right" w:leader="dot" w:pos="9062"/>
            </w:tabs>
            <w:rPr>
              <w:rFonts w:eastAsiaTheme="minorEastAsia"/>
              <w:noProof/>
              <w:lang w:val="en-US"/>
            </w:rPr>
          </w:pPr>
          <w:hyperlink w:anchor="_Toc405564158" w:history="1">
            <w:r w:rsidRPr="00DF25B6">
              <w:rPr>
                <w:rStyle w:val="Hyperlink"/>
                <w:noProof/>
              </w:rPr>
              <w:t>1.4.2</w:t>
            </w:r>
            <w:r>
              <w:rPr>
                <w:rFonts w:eastAsiaTheme="minorEastAsia"/>
                <w:noProof/>
                <w:lang w:val="en-US"/>
              </w:rPr>
              <w:tab/>
            </w:r>
            <w:r w:rsidRPr="00DF25B6">
              <w:rPr>
                <w:rStyle w:val="Hyperlink"/>
                <w:noProof/>
              </w:rPr>
              <w:t>Verallgemeinerung</w:t>
            </w:r>
            <w:r>
              <w:rPr>
                <w:noProof/>
                <w:webHidden/>
              </w:rPr>
              <w:tab/>
            </w:r>
            <w:r>
              <w:rPr>
                <w:noProof/>
                <w:webHidden/>
              </w:rPr>
              <w:fldChar w:fldCharType="begin"/>
            </w:r>
            <w:r>
              <w:rPr>
                <w:noProof/>
                <w:webHidden/>
              </w:rPr>
              <w:instrText xml:space="preserve"> PAGEREF _Toc405564158 \h </w:instrText>
            </w:r>
            <w:r>
              <w:rPr>
                <w:noProof/>
                <w:webHidden/>
              </w:rPr>
            </w:r>
            <w:r>
              <w:rPr>
                <w:noProof/>
                <w:webHidden/>
              </w:rPr>
              <w:fldChar w:fldCharType="separate"/>
            </w:r>
            <w:r>
              <w:rPr>
                <w:noProof/>
                <w:webHidden/>
              </w:rPr>
              <w:t>- 7 -</w:t>
            </w:r>
            <w:r>
              <w:rPr>
                <w:noProof/>
                <w:webHidden/>
              </w:rPr>
              <w:fldChar w:fldCharType="end"/>
            </w:r>
          </w:hyperlink>
        </w:p>
        <w:p w14:paraId="28458B87" w14:textId="77777777" w:rsidR="00D63491" w:rsidRDefault="00D63491">
          <w:pPr>
            <w:pStyle w:val="Verzeichnis2"/>
            <w:tabs>
              <w:tab w:val="left" w:pos="880"/>
              <w:tab w:val="right" w:leader="dot" w:pos="9062"/>
            </w:tabs>
            <w:rPr>
              <w:rFonts w:eastAsiaTheme="minorEastAsia"/>
              <w:noProof/>
              <w:lang w:val="en-US"/>
            </w:rPr>
          </w:pPr>
          <w:hyperlink w:anchor="_Toc405564159" w:history="1">
            <w:r w:rsidRPr="00DF25B6">
              <w:rPr>
                <w:rStyle w:val="Hyperlink"/>
                <w:noProof/>
              </w:rPr>
              <w:t>1.5</w:t>
            </w:r>
            <w:r>
              <w:rPr>
                <w:rFonts w:eastAsiaTheme="minorEastAsia"/>
                <w:noProof/>
                <w:lang w:val="en-US"/>
              </w:rPr>
              <w:tab/>
            </w:r>
            <w:r w:rsidRPr="00DF25B6">
              <w:rPr>
                <w:rStyle w:val="Hyperlink"/>
                <w:noProof/>
              </w:rPr>
              <w:t>Die Simulation</w:t>
            </w:r>
            <w:r>
              <w:rPr>
                <w:noProof/>
                <w:webHidden/>
              </w:rPr>
              <w:tab/>
            </w:r>
            <w:r>
              <w:rPr>
                <w:noProof/>
                <w:webHidden/>
              </w:rPr>
              <w:fldChar w:fldCharType="begin"/>
            </w:r>
            <w:r>
              <w:rPr>
                <w:noProof/>
                <w:webHidden/>
              </w:rPr>
              <w:instrText xml:space="preserve"> PAGEREF _Toc405564159 \h </w:instrText>
            </w:r>
            <w:r>
              <w:rPr>
                <w:noProof/>
                <w:webHidden/>
              </w:rPr>
            </w:r>
            <w:r>
              <w:rPr>
                <w:noProof/>
                <w:webHidden/>
              </w:rPr>
              <w:fldChar w:fldCharType="separate"/>
            </w:r>
            <w:r>
              <w:rPr>
                <w:noProof/>
                <w:webHidden/>
              </w:rPr>
              <w:t>- 10 -</w:t>
            </w:r>
            <w:r>
              <w:rPr>
                <w:noProof/>
                <w:webHidden/>
              </w:rPr>
              <w:fldChar w:fldCharType="end"/>
            </w:r>
          </w:hyperlink>
        </w:p>
        <w:p w14:paraId="0F068C2B" w14:textId="77777777" w:rsidR="00D63491" w:rsidRDefault="00D63491">
          <w:pPr>
            <w:pStyle w:val="Verzeichnis2"/>
            <w:tabs>
              <w:tab w:val="left" w:pos="880"/>
              <w:tab w:val="right" w:leader="dot" w:pos="9062"/>
            </w:tabs>
            <w:rPr>
              <w:rFonts w:eastAsiaTheme="minorEastAsia"/>
              <w:noProof/>
              <w:lang w:val="en-US"/>
            </w:rPr>
          </w:pPr>
          <w:hyperlink w:anchor="_Toc405564160" w:history="1">
            <w:r w:rsidRPr="00DF25B6">
              <w:rPr>
                <w:rStyle w:val="Hyperlink"/>
                <w:noProof/>
              </w:rPr>
              <w:t>1.6</w:t>
            </w:r>
            <w:r>
              <w:rPr>
                <w:rFonts w:eastAsiaTheme="minorEastAsia"/>
                <w:noProof/>
                <w:lang w:val="en-US"/>
              </w:rPr>
              <w:tab/>
            </w:r>
            <w:r w:rsidRPr="00DF25B6">
              <w:rPr>
                <w:rStyle w:val="Hyperlink"/>
                <w:noProof/>
              </w:rPr>
              <w:t>Ausblick</w:t>
            </w:r>
            <w:r>
              <w:rPr>
                <w:noProof/>
                <w:webHidden/>
              </w:rPr>
              <w:tab/>
            </w:r>
            <w:r>
              <w:rPr>
                <w:noProof/>
                <w:webHidden/>
              </w:rPr>
              <w:fldChar w:fldCharType="begin"/>
            </w:r>
            <w:r>
              <w:rPr>
                <w:noProof/>
                <w:webHidden/>
              </w:rPr>
              <w:instrText xml:space="preserve"> PAGEREF _Toc405564160 \h </w:instrText>
            </w:r>
            <w:r>
              <w:rPr>
                <w:noProof/>
                <w:webHidden/>
              </w:rPr>
            </w:r>
            <w:r>
              <w:rPr>
                <w:noProof/>
                <w:webHidden/>
              </w:rPr>
              <w:fldChar w:fldCharType="separate"/>
            </w:r>
            <w:r>
              <w:rPr>
                <w:noProof/>
                <w:webHidden/>
              </w:rPr>
              <w:t>- 11 -</w:t>
            </w:r>
            <w:r>
              <w:rPr>
                <w:noProof/>
                <w:webHidden/>
              </w:rPr>
              <w:fldChar w:fldCharType="end"/>
            </w:r>
          </w:hyperlink>
        </w:p>
        <w:p w14:paraId="093C0419" w14:textId="77777777" w:rsidR="00D63491" w:rsidRDefault="00D63491">
          <w:pPr>
            <w:pStyle w:val="Verzeichnis2"/>
            <w:tabs>
              <w:tab w:val="left" w:pos="880"/>
              <w:tab w:val="right" w:leader="dot" w:pos="9062"/>
            </w:tabs>
            <w:rPr>
              <w:rFonts w:eastAsiaTheme="minorEastAsia"/>
              <w:noProof/>
              <w:lang w:val="en-US"/>
            </w:rPr>
          </w:pPr>
          <w:hyperlink w:anchor="_Toc405564161" w:history="1">
            <w:r w:rsidRPr="00DF25B6">
              <w:rPr>
                <w:rStyle w:val="Hyperlink"/>
                <w:noProof/>
              </w:rPr>
              <w:t>1.7</w:t>
            </w:r>
            <w:r>
              <w:rPr>
                <w:rFonts w:eastAsiaTheme="minorEastAsia"/>
                <w:noProof/>
                <w:lang w:val="en-US"/>
              </w:rPr>
              <w:tab/>
            </w:r>
            <w:r w:rsidRPr="00DF25B6">
              <w:rPr>
                <w:rStyle w:val="Hyperlink"/>
                <w:noProof/>
              </w:rPr>
              <w:t>Mögliche Fehlerquellen</w:t>
            </w:r>
            <w:r>
              <w:rPr>
                <w:noProof/>
                <w:webHidden/>
              </w:rPr>
              <w:tab/>
            </w:r>
            <w:r>
              <w:rPr>
                <w:noProof/>
                <w:webHidden/>
              </w:rPr>
              <w:fldChar w:fldCharType="begin"/>
            </w:r>
            <w:r>
              <w:rPr>
                <w:noProof/>
                <w:webHidden/>
              </w:rPr>
              <w:instrText xml:space="preserve"> PAGEREF _Toc405564161 \h </w:instrText>
            </w:r>
            <w:r>
              <w:rPr>
                <w:noProof/>
                <w:webHidden/>
              </w:rPr>
            </w:r>
            <w:r>
              <w:rPr>
                <w:noProof/>
                <w:webHidden/>
              </w:rPr>
              <w:fldChar w:fldCharType="separate"/>
            </w:r>
            <w:r>
              <w:rPr>
                <w:noProof/>
                <w:webHidden/>
              </w:rPr>
              <w:t>- 11 -</w:t>
            </w:r>
            <w:r>
              <w:rPr>
                <w:noProof/>
                <w:webHidden/>
              </w:rPr>
              <w:fldChar w:fldCharType="end"/>
            </w:r>
          </w:hyperlink>
        </w:p>
        <w:p w14:paraId="5E75E894" w14:textId="77777777" w:rsidR="00D63491" w:rsidRDefault="00D63491">
          <w:pPr>
            <w:pStyle w:val="Verzeichnis2"/>
            <w:tabs>
              <w:tab w:val="left" w:pos="880"/>
              <w:tab w:val="right" w:leader="dot" w:pos="9062"/>
            </w:tabs>
            <w:rPr>
              <w:rFonts w:eastAsiaTheme="minorEastAsia"/>
              <w:noProof/>
              <w:lang w:val="en-US"/>
            </w:rPr>
          </w:pPr>
          <w:hyperlink w:anchor="_Toc405564162" w:history="1">
            <w:r w:rsidRPr="00DF25B6">
              <w:rPr>
                <w:rStyle w:val="Hyperlink"/>
                <w:noProof/>
              </w:rPr>
              <w:t>1.8</w:t>
            </w:r>
            <w:r>
              <w:rPr>
                <w:rFonts w:eastAsiaTheme="minorEastAsia"/>
                <w:noProof/>
                <w:lang w:val="en-US"/>
              </w:rPr>
              <w:tab/>
            </w:r>
            <w:r w:rsidRPr="00DF25B6">
              <w:rPr>
                <w:rStyle w:val="Hyperlink"/>
                <w:noProof/>
              </w:rPr>
              <w:t>Ergebnis</w:t>
            </w:r>
            <w:r>
              <w:rPr>
                <w:noProof/>
                <w:webHidden/>
              </w:rPr>
              <w:tab/>
            </w:r>
            <w:r>
              <w:rPr>
                <w:noProof/>
                <w:webHidden/>
              </w:rPr>
              <w:fldChar w:fldCharType="begin"/>
            </w:r>
            <w:r>
              <w:rPr>
                <w:noProof/>
                <w:webHidden/>
              </w:rPr>
              <w:instrText xml:space="preserve"> PAGEREF _Toc405564162 \h </w:instrText>
            </w:r>
            <w:r>
              <w:rPr>
                <w:noProof/>
                <w:webHidden/>
              </w:rPr>
            </w:r>
            <w:r>
              <w:rPr>
                <w:noProof/>
                <w:webHidden/>
              </w:rPr>
              <w:fldChar w:fldCharType="separate"/>
            </w:r>
            <w:r>
              <w:rPr>
                <w:noProof/>
                <w:webHidden/>
              </w:rPr>
              <w:t>- 11 -</w:t>
            </w:r>
            <w:r>
              <w:rPr>
                <w:noProof/>
                <w:webHidden/>
              </w:rPr>
              <w:fldChar w:fldCharType="end"/>
            </w:r>
          </w:hyperlink>
        </w:p>
        <w:p w14:paraId="6C686A20" w14:textId="77777777" w:rsidR="00D63491" w:rsidRDefault="00D63491">
          <w:pPr>
            <w:pStyle w:val="Verzeichnis2"/>
            <w:tabs>
              <w:tab w:val="left" w:pos="880"/>
              <w:tab w:val="right" w:leader="dot" w:pos="9062"/>
            </w:tabs>
            <w:rPr>
              <w:rFonts w:eastAsiaTheme="minorEastAsia"/>
              <w:noProof/>
              <w:lang w:val="en-US"/>
            </w:rPr>
          </w:pPr>
          <w:hyperlink w:anchor="_Toc405564163" w:history="1">
            <w:r w:rsidRPr="00DF25B6">
              <w:rPr>
                <w:rStyle w:val="Hyperlink"/>
                <w:noProof/>
              </w:rPr>
              <w:t>1.9</w:t>
            </w:r>
            <w:r>
              <w:rPr>
                <w:rFonts w:eastAsiaTheme="minorEastAsia"/>
                <w:noProof/>
                <w:lang w:val="en-US"/>
              </w:rPr>
              <w:tab/>
            </w:r>
            <w:r w:rsidRPr="00DF25B6">
              <w:rPr>
                <w:rStyle w:val="Hyperlink"/>
                <w:noProof/>
              </w:rPr>
              <w:t>Danksagung</w:t>
            </w:r>
            <w:r>
              <w:rPr>
                <w:noProof/>
                <w:webHidden/>
              </w:rPr>
              <w:tab/>
            </w:r>
            <w:r>
              <w:rPr>
                <w:noProof/>
                <w:webHidden/>
              </w:rPr>
              <w:fldChar w:fldCharType="begin"/>
            </w:r>
            <w:r>
              <w:rPr>
                <w:noProof/>
                <w:webHidden/>
              </w:rPr>
              <w:instrText xml:space="preserve"> PAGEREF _Toc405564163 \h </w:instrText>
            </w:r>
            <w:r>
              <w:rPr>
                <w:noProof/>
                <w:webHidden/>
              </w:rPr>
            </w:r>
            <w:r>
              <w:rPr>
                <w:noProof/>
                <w:webHidden/>
              </w:rPr>
              <w:fldChar w:fldCharType="separate"/>
            </w:r>
            <w:r>
              <w:rPr>
                <w:noProof/>
                <w:webHidden/>
              </w:rPr>
              <w:t>- 12 -</w:t>
            </w:r>
            <w:r>
              <w:rPr>
                <w:noProof/>
                <w:webHidden/>
              </w:rPr>
              <w:fldChar w:fldCharType="end"/>
            </w:r>
          </w:hyperlink>
        </w:p>
        <w:p w14:paraId="7CBC5132" w14:textId="77777777" w:rsidR="00D63491" w:rsidRDefault="00D63491">
          <w:pPr>
            <w:pStyle w:val="Verzeichnis2"/>
            <w:tabs>
              <w:tab w:val="left" w:pos="880"/>
              <w:tab w:val="right" w:leader="dot" w:pos="9062"/>
            </w:tabs>
            <w:rPr>
              <w:rFonts w:eastAsiaTheme="minorEastAsia"/>
              <w:noProof/>
              <w:lang w:val="en-US"/>
            </w:rPr>
          </w:pPr>
          <w:hyperlink w:anchor="_Toc405564164" w:history="1">
            <w:r w:rsidRPr="00DF25B6">
              <w:rPr>
                <w:rStyle w:val="Hyperlink"/>
                <w:noProof/>
              </w:rPr>
              <w:t>1.10</w:t>
            </w:r>
            <w:r>
              <w:rPr>
                <w:rFonts w:eastAsiaTheme="minorEastAsia"/>
                <w:noProof/>
                <w:lang w:val="en-US"/>
              </w:rPr>
              <w:tab/>
            </w:r>
            <w:r w:rsidRPr="00DF25B6">
              <w:rPr>
                <w:rStyle w:val="Hyperlink"/>
                <w:noProof/>
              </w:rPr>
              <w:t>Quellenverzeichnis</w:t>
            </w:r>
            <w:r>
              <w:rPr>
                <w:noProof/>
                <w:webHidden/>
              </w:rPr>
              <w:tab/>
            </w:r>
            <w:r>
              <w:rPr>
                <w:noProof/>
                <w:webHidden/>
              </w:rPr>
              <w:fldChar w:fldCharType="begin"/>
            </w:r>
            <w:r>
              <w:rPr>
                <w:noProof/>
                <w:webHidden/>
              </w:rPr>
              <w:instrText xml:space="preserve"> PAGEREF _Toc405564164 \h </w:instrText>
            </w:r>
            <w:r>
              <w:rPr>
                <w:noProof/>
                <w:webHidden/>
              </w:rPr>
            </w:r>
            <w:r>
              <w:rPr>
                <w:noProof/>
                <w:webHidden/>
              </w:rPr>
              <w:fldChar w:fldCharType="separate"/>
            </w:r>
            <w:r>
              <w:rPr>
                <w:noProof/>
                <w:webHidden/>
              </w:rPr>
              <w:t>- 12 -</w:t>
            </w:r>
            <w:r>
              <w:rPr>
                <w:noProof/>
                <w:webHidden/>
              </w:rPr>
              <w:fldChar w:fldCharType="end"/>
            </w:r>
          </w:hyperlink>
        </w:p>
        <w:p w14:paraId="5F83E9DE" w14:textId="77777777" w:rsidR="00D63491" w:rsidRDefault="00D63491">
          <w:pPr>
            <w:pStyle w:val="Verzeichnis1"/>
            <w:tabs>
              <w:tab w:val="left" w:pos="440"/>
            </w:tabs>
            <w:rPr>
              <w:rFonts w:eastAsiaTheme="minorEastAsia"/>
              <w:noProof/>
              <w:lang w:val="en-US"/>
            </w:rPr>
          </w:pPr>
          <w:hyperlink w:anchor="_Toc405564165" w:history="1">
            <w:r w:rsidRPr="00DF25B6">
              <w:rPr>
                <w:rStyle w:val="Hyperlink"/>
                <w:noProof/>
              </w:rPr>
              <w:t>2</w:t>
            </w:r>
            <w:r>
              <w:rPr>
                <w:rFonts w:eastAsiaTheme="minorEastAsia"/>
                <w:noProof/>
                <w:lang w:val="en-US"/>
              </w:rPr>
              <w:tab/>
            </w:r>
            <w:r w:rsidRPr="00DF25B6">
              <w:rPr>
                <w:rStyle w:val="Hyperlink"/>
                <w:noProof/>
              </w:rPr>
              <w:t>Auswertung/Weiterbearbeitung</w:t>
            </w:r>
            <w:r>
              <w:rPr>
                <w:noProof/>
                <w:webHidden/>
              </w:rPr>
              <w:tab/>
            </w:r>
            <w:r>
              <w:rPr>
                <w:noProof/>
                <w:webHidden/>
              </w:rPr>
              <w:fldChar w:fldCharType="begin"/>
            </w:r>
            <w:r>
              <w:rPr>
                <w:noProof/>
                <w:webHidden/>
              </w:rPr>
              <w:instrText xml:space="preserve"> PAGEREF _Toc405564165 \h </w:instrText>
            </w:r>
            <w:r>
              <w:rPr>
                <w:noProof/>
                <w:webHidden/>
              </w:rPr>
            </w:r>
            <w:r>
              <w:rPr>
                <w:noProof/>
                <w:webHidden/>
              </w:rPr>
              <w:fldChar w:fldCharType="separate"/>
            </w:r>
            <w:r>
              <w:rPr>
                <w:noProof/>
                <w:webHidden/>
              </w:rPr>
              <w:t>14</w:t>
            </w:r>
            <w:r>
              <w:rPr>
                <w:noProof/>
                <w:webHidden/>
              </w:rPr>
              <w:fldChar w:fldCharType="end"/>
            </w:r>
          </w:hyperlink>
        </w:p>
        <w:p w14:paraId="62AFC97B" w14:textId="77777777" w:rsidR="00D63491" w:rsidRDefault="00D63491">
          <w:pPr>
            <w:pStyle w:val="Verzeichnis3"/>
            <w:tabs>
              <w:tab w:val="left" w:pos="1320"/>
              <w:tab w:val="right" w:leader="dot" w:pos="9062"/>
            </w:tabs>
            <w:rPr>
              <w:rFonts w:eastAsiaTheme="minorEastAsia"/>
              <w:noProof/>
              <w:lang w:val="en-US"/>
            </w:rPr>
          </w:pPr>
          <w:hyperlink w:anchor="_Toc405564166" w:history="1">
            <w:r w:rsidRPr="00DF25B6">
              <w:rPr>
                <w:rStyle w:val="Hyperlink"/>
                <w:noProof/>
              </w:rPr>
              <w:t>2.1.1</w:t>
            </w:r>
            <w:r>
              <w:rPr>
                <w:rFonts w:eastAsiaTheme="minorEastAsia"/>
                <w:noProof/>
                <w:lang w:val="en-US"/>
              </w:rPr>
              <w:tab/>
            </w:r>
            <w:r w:rsidRPr="00DF25B6">
              <w:rPr>
                <w:rStyle w:val="Hyperlink"/>
                <w:noProof/>
              </w:rPr>
              <w:t>Auswertung des Wettbewerbs (Jugend Forscht)</w:t>
            </w:r>
            <w:r>
              <w:rPr>
                <w:noProof/>
                <w:webHidden/>
              </w:rPr>
              <w:tab/>
            </w:r>
            <w:r>
              <w:rPr>
                <w:noProof/>
                <w:webHidden/>
              </w:rPr>
              <w:fldChar w:fldCharType="begin"/>
            </w:r>
            <w:r>
              <w:rPr>
                <w:noProof/>
                <w:webHidden/>
              </w:rPr>
              <w:instrText xml:space="preserve"> PAGEREF _Toc405564166 \h </w:instrText>
            </w:r>
            <w:r>
              <w:rPr>
                <w:noProof/>
                <w:webHidden/>
              </w:rPr>
            </w:r>
            <w:r>
              <w:rPr>
                <w:noProof/>
                <w:webHidden/>
              </w:rPr>
              <w:fldChar w:fldCharType="separate"/>
            </w:r>
            <w:r>
              <w:rPr>
                <w:noProof/>
                <w:webHidden/>
              </w:rPr>
              <w:t>14</w:t>
            </w:r>
            <w:r>
              <w:rPr>
                <w:noProof/>
                <w:webHidden/>
              </w:rPr>
              <w:fldChar w:fldCharType="end"/>
            </w:r>
          </w:hyperlink>
        </w:p>
        <w:p w14:paraId="0CD159BD" w14:textId="77777777" w:rsidR="00D63491" w:rsidRDefault="00D63491">
          <w:pPr>
            <w:pStyle w:val="Verzeichnis3"/>
            <w:tabs>
              <w:tab w:val="left" w:pos="1320"/>
              <w:tab w:val="right" w:leader="dot" w:pos="9062"/>
            </w:tabs>
            <w:rPr>
              <w:rFonts w:eastAsiaTheme="minorEastAsia"/>
              <w:noProof/>
              <w:lang w:val="en-US"/>
            </w:rPr>
          </w:pPr>
          <w:hyperlink w:anchor="_Toc405564167" w:history="1">
            <w:r w:rsidRPr="00DF25B6">
              <w:rPr>
                <w:rStyle w:val="Hyperlink"/>
                <w:noProof/>
              </w:rPr>
              <w:t>2.1.2</w:t>
            </w:r>
            <w:r>
              <w:rPr>
                <w:rFonts w:eastAsiaTheme="minorEastAsia"/>
                <w:noProof/>
                <w:lang w:val="en-US"/>
              </w:rPr>
              <w:tab/>
            </w:r>
            <w:r w:rsidRPr="00DF25B6">
              <w:rPr>
                <w:rStyle w:val="Hyperlink"/>
                <w:noProof/>
              </w:rPr>
              <w:t>Vergleich mit den Ergebnissen vom IYPT</w:t>
            </w:r>
            <w:r>
              <w:rPr>
                <w:noProof/>
                <w:webHidden/>
              </w:rPr>
              <w:tab/>
            </w:r>
            <w:r>
              <w:rPr>
                <w:noProof/>
                <w:webHidden/>
              </w:rPr>
              <w:fldChar w:fldCharType="begin"/>
            </w:r>
            <w:r>
              <w:rPr>
                <w:noProof/>
                <w:webHidden/>
              </w:rPr>
              <w:instrText xml:space="preserve"> PAGEREF _Toc405564167 \h </w:instrText>
            </w:r>
            <w:r>
              <w:rPr>
                <w:noProof/>
                <w:webHidden/>
              </w:rPr>
            </w:r>
            <w:r>
              <w:rPr>
                <w:noProof/>
                <w:webHidden/>
              </w:rPr>
              <w:fldChar w:fldCharType="separate"/>
            </w:r>
            <w:r>
              <w:rPr>
                <w:noProof/>
                <w:webHidden/>
              </w:rPr>
              <w:t>14</w:t>
            </w:r>
            <w:r>
              <w:rPr>
                <w:noProof/>
                <w:webHidden/>
              </w:rPr>
              <w:fldChar w:fldCharType="end"/>
            </w:r>
          </w:hyperlink>
        </w:p>
        <w:p w14:paraId="566C6A45" w14:textId="77777777" w:rsidR="00D63491" w:rsidRDefault="00D63491">
          <w:pPr>
            <w:pStyle w:val="Verzeichnis3"/>
            <w:tabs>
              <w:tab w:val="left" w:pos="1320"/>
              <w:tab w:val="right" w:leader="dot" w:pos="9062"/>
            </w:tabs>
            <w:rPr>
              <w:rFonts w:eastAsiaTheme="minorEastAsia"/>
              <w:noProof/>
              <w:lang w:val="en-US"/>
            </w:rPr>
          </w:pPr>
          <w:hyperlink w:anchor="_Toc405564168" w:history="1">
            <w:r w:rsidRPr="00DF25B6">
              <w:rPr>
                <w:rStyle w:val="Hyperlink"/>
                <w:noProof/>
              </w:rPr>
              <w:t>2.1.3</w:t>
            </w:r>
            <w:r>
              <w:rPr>
                <w:rFonts w:eastAsiaTheme="minorEastAsia"/>
                <w:noProof/>
                <w:lang w:val="en-US"/>
              </w:rPr>
              <w:tab/>
            </w:r>
            <w:r w:rsidRPr="00DF25B6">
              <w:rPr>
                <w:rStyle w:val="Hyperlink"/>
                <w:noProof/>
              </w:rPr>
              <w:t>Frequenz des Tones</w:t>
            </w:r>
            <w:r>
              <w:rPr>
                <w:noProof/>
                <w:webHidden/>
              </w:rPr>
              <w:tab/>
            </w:r>
            <w:r>
              <w:rPr>
                <w:noProof/>
                <w:webHidden/>
              </w:rPr>
              <w:fldChar w:fldCharType="begin"/>
            </w:r>
            <w:r>
              <w:rPr>
                <w:noProof/>
                <w:webHidden/>
              </w:rPr>
              <w:instrText xml:space="preserve"> PAGEREF _Toc405564168 \h </w:instrText>
            </w:r>
            <w:r>
              <w:rPr>
                <w:noProof/>
                <w:webHidden/>
              </w:rPr>
            </w:r>
            <w:r>
              <w:rPr>
                <w:noProof/>
                <w:webHidden/>
              </w:rPr>
              <w:fldChar w:fldCharType="separate"/>
            </w:r>
            <w:r>
              <w:rPr>
                <w:noProof/>
                <w:webHidden/>
              </w:rPr>
              <w:t>14</w:t>
            </w:r>
            <w:r>
              <w:rPr>
                <w:noProof/>
                <w:webHidden/>
              </w:rPr>
              <w:fldChar w:fldCharType="end"/>
            </w:r>
          </w:hyperlink>
        </w:p>
        <w:p w14:paraId="1835C544" w14:textId="77777777" w:rsidR="00D63491" w:rsidRDefault="00D63491">
          <w:pPr>
            <w:pStyle w:val="Verzeichnis3"/>
            <w:tabs>
              <w:tab w:val="left" w:pos="1320"/>
              <w:tab w:val="right" w:leader="dot" w:pos="9062"/>
            </w:tabs>
            <w:rPr>
              <w:rFonts w:eastAsiaTheme="minorEastAsia"/>
              <w:noProof/>
              <w:lang w:val="en-US"/>
            </w:rPr>
          </w:pPr>
          <w:hyperlink w:anchor="_Toc405564169" w:history="1">
            <w:r w:rsidRPr="00DF25B6">
              <w:rPr>
                <w:rStyle w:val="Hyperlink"/>
                <w:noProof/>
              </w:rPr>
              <w:t>2.1.4</w:t>
            </w:r>
            <w:r>
              <w:rPr>
                <w:rFonts w:eastAsiaTheme="minorEastAsia"/>
                <w:noProof/>
                <w:lang w:val="en-US"/>
              </w:rPr>
              <w:tab/>
            </w:r>
            <w:r w:rsidRPr="00DF25B6">
              <w:rPr>
                <w:rStyle w:val="Hyperlink"/>
                <w:noProof/>
              </w:rPr>
              <w:t>Selbstevaluation</w:t>
            </w:r>
            <w:r>
              <w:rPr>
                <w:noProof/>
                <w:webHidden/>
              </w:rPr>
              <w:tab/>
            </w:r>
            <w:r>
              <w:rPr>
                <w:noProof/>
                <w:webHidden/>
              </w:rPr>
              <w:fldChar w:fldCharType="begin"/>
            </w:r>
            <w:r>
              <w:rPr>
                <w:noProof/>
                <w:webHidden/>
              </w:rPr>
              <w:instrText xml:space="preserve"> PAGEREF _Toc405564169 \h </w:instrText>
            </w:r>
            <w:r>
              <w:rPr>
                <w:noProof/>
                <w:webHidden/>
              </w:rPr>
            </w:r>
            <w:r>
              <w:rPr>
                <w:noProof/>
                <w:webHidden/>
              </w:rPr>
              <w:fldChar w:fldCharType="separate"/>
            </w:r>
            <w:r>
              <w:rPr>
                <w:noProof/>
                <w:webHidden/>
              </w:rPr>
              <w:t>15</w:t>
            </w:r>
            <w:r>
              <w:rPr>
                <w:noProof/>
                <w:webHidden/>
              </w:rPr>
              <w:fldChar w:fldCharType="end"/>
            </w:r>
          </w:hyperlink>
        </w:p>
        <w:p w14:paraId="61DD8044" w14:textId="77777777" w:rsidR="00D63491" w:rsidRDefault="00D63491">
          <w:pPr>
            <w:pStyle w:val="Verzeichnis3"/>
            <w:tabs>
              <w:tab w:val="left" w:pos="1320"/>
              <w:tab w:val="right" w:leader="dot" w:pos="9062"/>
            </w:tabs>
            <w:rPr>
              <w:rFonts w:eastAsiaTheme="minorEastAsia"/>
              <w:noProof/>
              <w:lang w:val="en-US"/>
            </w:rPr>
          </w:pPr>
          <w:hyperlink w:anchor="_Toc405564170" w:history="1">
            <w:r w:rsidRPr="00DF25B6">
              <w:rPr>
                <w:rStyle w:val="Hyperlink"/>
                <w:noProof/>
              </w:rPr>
              <w:t>2.1.5</w:t>
            </w:r>
            <w:r>
              <w:rPr>
                <w:rFonts w:eastAsiaTheme="minorEastAsia"/>
                <w:noProof/>
                <w:lang w:val="en-US"/>
              </w:rPr>
              <w:tab/>
            </w:r>
            <w:r w:rsidRPr="00DF25B6">
              <w:rPr>
                <w:rStyle w:val="Hyperlink"/>
                <w:noProof/>
              </w:rPr>
              <w:t>Beantworten der Problemfrage</w:t>
            </w:r>
            <w:r>
              <w:rPr>
                <w:noProof/>
                <w:webHidden/>
              </w:rPr>
              <w:tab/>
            </w:r>
            <w:r>
              <w:rPr>
                <w:noProof/>
                <w:webHidden/>
              </w:rPr>
              <w:fldChar w:fldCharType="begin"/>
            </w:r>
            <w:r>
              <w:rPr>
                <w:noProof/>
                <w:webHidden/>
              </w:rPr>
              <w:instrText xml:space="preserve"> PAGEREF _Toc405564170 \h </w:instrText>
            </w:r>
            <w:r>
              <w:rPr>
                <w:noProof/>
                <w:webHidden/>
              </w:rPr>
            </w:r>
            <w:r>
              <w:rPr>
                <w:noProof/>
                <w:webHidden/>
              </w:rPr>
              <w:fldChar w:fldCharType="separate"/>
            </w:r>
            <w:r>
              <w:rPr>
                <w:noProof/>
                <w:webHidden/>
              </w:rPr>
              <w:t>15</w:t>
            </w:r>
            <w:r>
              <w:rPr>
                <w:noProof/>
                <w:webHidden/>
              </w:rPr>
              <w:fldChar w:fldCharType="end"/>
            </w:r>
          </w:hyperlink>
        </w:p>
        <w:p w14:paraId="098EA43F" w14:textId="77777777" w:rsidR="00D63491" w:rsidRDefault="00D63491">
          <w:pPr>
            <w:pStyle w:val="Verzeichnis3"/>
            <w:tabs>
              <w:tab w:val="left" w:pos="1320"/>
              <w:tab w:val="right" w:leader="dot" w:pos="9062"/>
            </w:tabs>
            <w:rPr>
              <w:rFonts w:eastAsiaTheme="minorEastAsia"/>
              <w:noProof/>
              <w:lang w:val="en-US"/>
            </w:rPr>
          </w:pPr>
          <w:hyperlink w:anchor="_Toc405564171" w:history="1">
            <w:r w:rsidRPr="00DF25B6">
              <w:rPr>
                <w:rStyle w:val="Hyperlink"/>
                <w:noProof/>
              </w:rPr>
              <w:t>2.1.6</w:t>
            </w:r>
            <w:r>
              <w:rPr>
                <w:rFonts w:eastAsiaTheme="minorEastAsia"/>
                <w:noProof/>
                <w:lang w:val="en-US"/>
              </w:rPr>
              <w:tab/>
            </w:r>
            <w:r w:rsidRPr="00DF25B6">
              <w:rPr>
                <w:rStyle w:val="Hyperlink"/>
                <w:noProof/>
              </w:rPr>
              <w:t>Quellenverzeichnis</w:t>
            </w:r>
            <w:r>
              <w:rPr>
                <w:noProof/>
                <w:webHidden/>
              </w:rPr>
              <w:tab/>
            </w:r>
            <w:r>
              <w:rPr>
                <w:noProof/>
                <w:webHidden/>
              </w:rPr>
              <w:fldChar w:fldCharType="begin"/>
            </w:r>
            <w:r>
              <w:rPr>
                <w:noProof/>
                <w:webHidden/>
              </w:rPr>
              <w:instrText xml:space="preserve"> PAGEREF _Toc405564171 \h </w:instrText>
            </w:r>
            <w:r>
              <w:rPr>
                <w:noProof/>
                <w:webHidden/>
              </w:rPr>
            </w:r>
            <w:r>
              <w:rPr>
                <w:noProof/>
                <w:webHidden/>
              </w:rPr>
              <w:fldChar w:fldCharType="separate"/>
            </w:r>
            <w:r>
              <w:rPr>
                <w:noProof/>
                <w:webHidden/>
              </w:rPr>
              <w:t>16</w:t>
            </w:r>
            <w:r>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EB663C">
          <w:headerReference w:type="default" r:id="rId12"/>
          <w:foot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0" w:name="_Toc405564149"/>
      <w:bookmarkStart w:id="1" w:name="_GoBack"/>
      <w:bookmarkEnd w:id="1"/>
      <w:r w:rsidRPr="00AC259F">
        <w:rPr>
          <w:rFonts w:asciiTheme="minorHAnsi" w:hAnsiTheme="minorHAnsi"/>
          <w:b w:val="0"/>
          <w:color w:val="auto"/>
          <w:sz w:val="56"/>
          <w:szCs w:val="56"/>
        </w:rPr>
        <w:t>Jugend Forscht</w:t>
      </w:r>
      <w:bookmarkEnd w:id="0"/>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DD2F92" w:rsidRDefault="00DD2F92" w:rsidP="00DD2F92">
      <w:pPr>
        <w:pStyle w:val="berschrift2"/>
        <w:rPr>
          <w:rFonts w:asciiTheme="minorHAnsi" w:hAnsiTheme="minorHAnsi"/>
          <w:b w:val="0"/>
          <w:color w:val="auto"/>
          <w:sz w:val="28"/>
          <w:szCs w:val="28"/>
          <w:u w:val="single"/>
        </w:rPr>
      </w:pPr>
      <w:bookmarkStart w:id="2" w:name="_Toc405564150"/>
      <w:r w:rsidRPr="00DD2F92">
        <w:rPr>
          <w:rFonts w:asciiTheme="minorHAnsi" w:hAnsiTheme="minorHAnsi"/>
          <w:color w:val="auto"/>
          <w:sz w:val="28"/>
          <w:szCs w:val="28"/>
          <w:u w:val="single"/>
        </w:rPr>
        <w:lastRenderedPageBreak/>
        <w:t>Aufgabe</w:t>
      </w:r>
      <w:bookmarkEnd w:id="2"/>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3" w:name="_Toc405564151"/>
      <w:r w:rsidRPr="00DD2F92">
        <w:rPr>
          <w:rFonts w:asciiTheme="minorHAnsi" w:hAnsiTheme="minorHAnsi"/>
          <w:b w:val="0"/>
          <w:color w:val="auto"/>
          <w:sz w:val="28"/>
          <w:szCs w:val="28"/>
          <w:u w:val="single"/>
        </w:rPr>
        <w:t>Fragestellung</w:t>
      </w:r>
      <w:bookmarkEnd w:id="3"/>
    </w:p>
    <w:p w14:paraId="69C7A512" w14:textId="77777777" w:rsidR="00DD2F92" w:rsidRPr="00DD2F92" w:rsidRDefault="00DD2F92" w:rsidP="008C6EBD">
      <w:pPr>
        <w:rPr>
          <w:sz w:val="28"/>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513280D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4" w:name="_Toc405564152"/>
      <w:r w:rsidRPr="00DD2F92">
        <w:rPr>
          <w:rFonts w:asciiTheme="minorHAnsi" w:hAnsiTheme="minorHAnsi"/>
          <w:b w:val="0"/>
          <w:color w:val="auto"/>
          <w:sz w:val="28"/>
          <w:szCs w:val="28"/>
          <w:u w:val="single"/>
        </w:rPr>
        <w:t>Ziele</w:t>
      </w:r>
      <w:bookmarkEnd w:id="4"/>
    </w:p>
    <w:p w14:paraId="4016FEBE" w14:textId="77777777" w:rsidR="008C6EBD" w:rsidRPr="0043536E" w:rsidRDefault="008C6EBD" w:rsidP="008C6EBD">
      <w:pPr>
        <w:rPr>
          <w:sz w:val="24"/>
          <w:szCs w:val="24"/>
        </w:rPr>
      </w:pPr>
    </w:p>
    <w:p w14:paraId="1701E550" w14:textId="6C49DC99"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5" w:name="_Toc405564153"/>
      <w:r w:rsidRPr="00DD2F92">
        <w:rPr>
          <w:rFonts w:asciiTheme="minorHAnsi" w:hAnsiTheme="minorHAnsi"/>
          <w:b w:val="0"/>
          <w:color w:val="auto"/>
          <w:sz w:val="28"/>
          <w:szCs w:val="28"/>
          <w:u w:val="single"/>
        </w:rPr>
        <w:t>Zusammenfassung</w:t>
      </w:r>
      <w:bookmarkEnd w:id="5"/>
    </w:p>
    <w:p w14:paraId="6677E51A" w14:textId="77777777" w:rsidR="00891E9C" w:rsidRPr="0043536E" w:rsidRDefault="00891E9C" w:rsidP="008C6EBD">
      <w:pPr>
        <w:rPr>
          <w:sz w:val="28"/>
          <w:szCs w:val="28"/>
          <w:u w:val="single"/>
        </w:rPr>
      </w:pPr>
    </w:p>
    <w:p w14:paraId="4A07C030" w14:textId="2CD5E27F" w:rsidR="00891E9C" w:rsidRPr="0043536E"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5E1A3C62" w14:textId="77777777" w:rsidR="00602D31" w:rsidRPr="00DD2F92" w:rsidRDefault="00602D31" w:rsidP="00DD2F92">
      <w:pPr>
        <w:rPr>
          <w:sz w:val="28"/>
          <w:szCs w:val="24"/>
          <w:u w:val="single"/>
        </w:rPr>
      </w:pPr>
      <w:r w:rsidRPr="00DD2F92">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6" w:name="_Toc405564154"/>
      <w:r w:rsidRPr="00DD2F92">
        <w:rPr>
          <w:rFonts w:asciiTheme="minorHAnsi" w:hAnsiTheme="minorHAnsi"/>
          <w:color w:val="auto"/>
          <w:sz w:val="28"/>
          <w:szCs w:val="28"/>
          <w:u w:val="single"/>
        </w:rPr>
        <w:lastRenderedPageBreak/>
        <w:t>Versuchsaufbau</w:t>
      </w:r>
      <w:bookmarkEnd w:id="6"/>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7" w:name="_Toc405564155"/>
      <w:r w:rsidRPr="00DD2F92">
        <w:rPr>
          <w:rFonts w:asciiTheme="minorHAnsi" w:hAnsiTheme="minorHAnsi"/>
          <w:color w:val="auto"/>
          <w:sz w:val="28"/>
          <w:szCs w:val="28"/>
          <w:u w:val="single"/>
        </w:rPr>
        <w:lastRenderedPageBreak/>
        <w:t>Versuchsauswertung</w:t>
      </w:r>
      <w:bookmarkEnd w:id="7"/>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w:t>
      </w:r>
      <w:proofErr w:type="spellStart"/>
      <w:r w:rsidRPr="0043536E">
        <w:rPr>
          <w:sz w:val="26"/>
          <w:szCs w:val="26"/>
        </w:rPr>
        <w:t>Chirps</w:t>
      </w:r>
      <w:proofErr w:type="spellEnd"/>
      <w:r w:rsidRPr="0043536E">
        <w:rPr>
          <w:sz w:val="26"/>
          <w:szCs w:val="26"/>
        </w:rPr>
        <w:t xml:space="preserve">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4B22C487"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25pt;height:19.1pt" o:ole="">
            <v:imagedata r:id="rId16" o:title=""/>
          </v:shape>
          <o:OLEObject Type="Embed" ProgID="Equation.DSMT4" ShapeID="_x0000_i1025" DrawAspect="Content" ObjectID="_1479306067"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2799DF7D"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20A8F111" w:rsidR="00246E75" w:rsidRPr="0043536E" w:rsidRDefault="00FF5E98"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n</m:t>
              </m:r>
            </m:sub>
          </m:sSub>
        </m:oMath>
      </m:oMathPara>
    </w:p>
    <w:p w14:paraId="16E86EB8" w14:textId="77777777" w:rsidR="00CC7FCE" w:rsidRPr="0043536E" w:rsidRDefault="00CC7FCE" w:rsidP="008C6EBD">
      <w:pPr>
        <w:rPr>
          <w:sz w:val="30"/>
          <w:szCs w:val="30"/>
        </w:rPr>
      </w:pPr>
    </w:p>
    <w:p w14:paraId="330A2262" w14:textId="139F7B32" w:rsidR="00246E75" w:rsidRPr="0043536E" w:rsidRDefault="00FF5E98"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FF5E98"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072D8E0" w14:textId="40B86631" w:rsidR="00511412"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5D16D4A8"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 xml:space="preserve">zelnen Zeitabständen, hier mit </w:t>
      </w:r>
      <m:oMath>
        <m:r>
          <w:rPr>
            <w:rFonts w:ascii="Cambria Math" w:hAnsi="Cambria Math"/>
            <w:sz w:val="30"/>
            <w:szCs w:val="30"/>
          </w:rPr>
          <m:t>δ</m:t>
        </m:r>
      </m:oMath>
      <w:r w:rsidRPr="0043536E">
        <w:rPr>
          <w:sz w:val="26"/>
          <w:szCs w:val="26"/>
        </w:rPr>
        <w:t xml:space="preserve">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A403DF">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3.35pt;height:13.95pt" o:ole="">
            <v:imagedata r:id="rId23" o:title=""/>
          </v:shape>
          <o:OLEObject Type="Embed" ProgID="Equation.DSMT4" ShapeID="_x0000_i1026" DrawAspect="Content" ObjectID="_1479306068" r:id="rId24"/>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85pt;height:19.1pt" o:ole="">
            <v:imagedata r:id="rId25" o:title=""/>
          </v:shape>
          <o:OLEObject Type="Embed" ProgID="Equation.DSMT4" ShapeID="_x0000_i1027" DrawAspect="Content" ObjectID="_1479306069" r:id="rId26"/>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8" type="#_x0000_t75" style="width:13.95pt;height:16.15pt" o:ole="">
            <v:imagedata r:id="rId27" o:title=""/>
          </v:shape>
          <o:OLEObject Type="Embed" ProgID="Equation.DSMT4" ShapeID="_x0000_i1028" DrawAspect="Content" ObjectID="_1479306070" r:id="rId28"/>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55pt;height:19.85pt" o:ole="">
            <v:imagedata r:id="rId29" o:title=""/>
          </v:shape>
          <o:OLEObject Type="Embed" ProgID="Equation.DSMT4" ShapeID="_x0000_i1029" DrawAspect="Content" ObjectID="_1479306071" r:id="rId30"/>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3.95pt;height:16.15pt" o:ole="">
            <v:imagedata r:id="rId31" o:title=""/>
          </v:shape>
          <o:OLEObject Type="Embed" ProgID="Equation.DSMT4" ShapeID="_x0000_i1030" DrawAspect="Content" ObjectID="_1479306072" r:id="rId32"/>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FF5E98"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1" type="#_x0000_t75" style="width:27.2pt;height:15.45pt" o:ole="">
            <v:imagedata r:id="rId33" o:title=""/>
          </v:shape>
          <o:OLEObject Type="Embed" ProgID="Equation.DSMT4" ShapeID="_x0000_i1031" DrawAspect="Content" ObjectID="_1479306073" r:id="rId34"/>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5pt;height:16.15pt" o:ole="">
            <v:imagedata r:id="rId35" o:title=""/>
          </v:shape>
          <o:OLEObject Type="Embed" ProgID="Equation.DSMT4" ShapeID="_x0000_i1032" DrawAspect="Content" ObjectID="_1479306074" r:id="rId36"/>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9.55pt;height:16.15pt" o:ole="">
            <v:imagedata r:id="rId37" o:title=""/>
          </v:shape>
          <o:OLEObject Type="Embed" ProgID="Equation.DSMT4" ShapeID="_x0000_i1033" DrawAspect="Content" ObjectID="_1479306075" r:id="rId38"/>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85pt;height:16.15pt" o:ole="">
            <v:imagedata r:id="rId39" o:title=""/>
          </v:shape>
          <o:OLEObject Type="Embed" ProgID="Equation.DSMT4" ShapeID="_x0000_i1034" DrawAspect="Content" ObjectID="_1479306076" r:id="rId40"/>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2CABC6C"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proofErr w:type="spellStart"/>
      <w:r w:rsidR="00A403DF">
        <w:rPr>
          <w:sz w:val="26"/>
          <w:szCs w:val="26"/>
        </w:rPr>
        <w:t>Abb</w:t>
      </w:r>
      <w:proofErr w:type="spellEnd"/>
      <w:r w:rsidR="00A403DF">
        <w:rPr>
          <w:sz w:val="26"/>
          <w:szCs w:val="26"/>
        </w:rPr>
        <w:t xml:space="preserve"> 6.1</w:t>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1210370C" w:rsidR="00D03EAD" w:rsidRDefault="00152FE7" w:rsidP="008C6EBD">
      <w:pPr>
        <w:rPr>
          <w:sz w:val="16"/>
          <w:szCs w:val="16"/>
        </w:rPr>
      </w:pPr>
      <w:r w:rsidRPr="0043536E">
        <w:rPr>
          <w:sz w:val="16"/>
          <w:szCs w:val="16"/>
        </w:rPr>
        <w:t>6.1 Amplitude abhängig von der Zeit</w:t>
      </w:r>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8" w:name="_Toc405564156"/>
      <w:r w:rsidRPr="00DD2F92">
        <w:rPr>
          <w:rFonts w:asciiTheme="minorHAnsi" w:hAnsiTheme="minorHAnsi"/>
          <w:color w:val="auto"/>
          <w:sz w:val="28"/>
          <w:szCs w:val="28"/>
          <w:u w:val="single"/>
        </w:rPr>
        <w:t>Physikalische Betrachtung</w:t>
      </w:r>
      <w:bookmarkEnd w:id="8"/>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9" w:name="_Toc405564157"/>
      <w:r w:rsidRPr="00DD2F92">
        <w:rPr>
          <w:rFonts w:asciiTheme="minorHAnsi" w:hAnsiTheme="minorHAnsi"/>
          <w:b w:val="0"/>
          <w:color w:val="auto"/>
          <w:sz w:val="28"/>
          <w:szCs w:val="28"/>
          <w:u w:val="single"/>
        </w:rPr>
        <w:t>Das Basketballmodell</w:t>
      </w:r>
      <w:bookmarkEnd w:id="9"/>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FF5E98"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FF5E98"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FF5E98"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FF5E98"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FF5E98"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5" type="#_x0000_t75" style="width:12.5pt;height:10.3pt" o:ole="">
            <v:imagedata r:id="rId42" o:title=""/>
          </v:shape>
          <o:OLEObject Type="Embed" ProgID="Equation.DSMT4" ShapeID="_x0000_i1035" DrawAspect="Content" ObjectID="_1479306077" r:id="rId43"/>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6" type="#_x0000_t75" style="width:12.5pt;height:10.3pt" o:ole="">
            <v:imagedata r:id="rId42" o:title=""/>
          </v:shape>
          <o:OLEObject Type="Embed" ProgID="Equation.DSMT4" ShapeID="_x0000_i1036" DrawAspect="Content" ObjectID="_1479306078" r:id="rId44"/>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7" type="#_x0000_t75" style="width:13.2pt;height:9.55pt" o:ole="">
            <v:imagedata r:id="rId45" o:title=""/>
          </v:shape>
          <o:OLEObject Type="Embed" ProgID="Equation.DSMT4" ShapeID="_x0000_i1037" DrawAspect="Content" ObjectID="_1479306079" r:id="rId46"/>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8" type="#_x0000_t75" style="width:15.45pt;height:15.45pt" o:ole="">
            <v:imagedata r:id="rId47" o:title=""/>
          </v:shape>
          <o:OLEObject Type="Embed" ProgID="Equation.DSMT4" ShapeID="_x0000_i1038" DrawAspect="Content" ObjectID="_1479306080" r:id="rId48"/>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9" type="#_x0000_t75" style="width:13.2pt;height:9.55pt" o:ole="">
            <v:imagedata r:id="rId49" o:title=""/>
          </v:shape>
          <o:OLEObject Type="Embed" ProgID="Equation.DSMT4" ShapeID="_x0000_i1039" DrawAspect="Content" ObjectID="_1479306081" r:id="rId50"/>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0" type="#_x0000_t75" style="width:15.45pt;height:15.45pt" o:ole="">
            <v:imagedata r:id="rId51" o:title=""/>
          </v:shape>
          <o:OLEObject Type="Embed" ProgID="Equation.DSMT4" ShapeID="_x0000_i1040" DrawAspect="Content" ObjectID="_1479306082" r:id="rId52"/>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0" w:name="_Toc405564158"/>
      <w:r w:rsidRPr="00DD2F92">
        <w:rPr>
          <w:rFonts w:asciiTheme="minorHAnsi" w:hAnsiTheme="minorHAnsi"/>
          <w:b w:val="0"/>
          <w:color w:val="auto"/>
          <w:sz w:val="28"/>
          <w:szCs w:val="28"/>
          <w:u w:val="single"/>
        </w:rPr>
        <w:t>Verallgemeinerung</w:t>
      </w:r>
      <w:bookmarkEnd w:id="10"/>
    </w:p>
    <w:p w14:paraId="04247994" w14:textId="77777777" w:rsidR="00764ECC" w:rsidRPr="0043536E" w:rsidRDefault="00764ECC" w:rsidP="00BB3CB7">
      <w:pPr>
        <w:rPr>
          <w:sz w:val="26"/>
          <w:szCs w:val="26"/>
        </w:rPr>
      </w:pPr>
    </w:p>
    <w:p w14:paraId="54A92BE0" w14:textId="16AB54ED"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1" type="#_x0000_t75" style="width:13.2pt;height:15.45pt" o:ole="">
            <v:imagedata r:id="rId53" o:title=""/>
          </v:shape>
          <o:OLEObject Type="Embed" ProgID="Equation.DSMT4" ShapeID="_x0000_i1041" DrawAspect="Content" ObjectID="_1479306083" r:id="rId54"/>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2" type="#_x0000_t75" style="width:12.5pt;height:15.45pt" o:ole="">
            <v:imagedata r:id="rId55" o:title=""/>
          </v:shape>
          <o:OLEObject Type="Embed" ProgID="Equation.DSMT4" ShapeID="_x0000_i1042" DrawAspect="Content" ObjectID="_1479306084" r:id="rId56"/>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3" type="#_x0000_t75" style="width:13.2pt;height:14.7pt" o:ole="">
            <v:imagedata r:id="rId57" o:title=""/>
          </v:shape>
          <o:OLEObject Type="Embed" ProgID="Equation.DSMT4" ShapeID="_x0000_i1043" DrawAspect="Content" ObjectID="_1479306085" r:id="rId58"/>
        </w:object>
      </w:r>
      <w:r w:rsidRPr="0043536E">
        <w:rPr>
          <w:sz w:val="26"/>
          <w:szCs w:val="26"/>
        </w:rPr>
        <w:t xml:space="preserve"> </w:t>
      </w:r>
      <w:del w:id="11" w:author="Leo" w:date="2014-12-04T23:06:00Z">
        <w:r w:rsidRPr="0043536E" w:rsidDel="003E79D2">
          <w:rPr>
            <w:sz w:val="26"/>
            <w:szCs w:val="26"/>
          </w:rPr>
          <w:delText xml:space="preserve"> </w:delText>
        </w:r>
      </w:del>
      <w:r w:rsidRPr="0043536E">
        <w:rPr>
          <w:sz w:val="26"/>
          <w:szCs w:val="26"/>
        </w:rPr>
        <w:t xml:space="preserve">ab, das heißt mit </w:t>
      </w:r>
      <w:r w:rsidRPr="0043536E">
        <w:rPr>
          <w:position w:val="-6"/>
          <w:sz w:val="26"/>
          <w:szCs w:val="26"/>
        </w:rPr>
        <w:object w:dxaOrig="340" w:dyaOrig="320" w14:anchorId="49F1D486">
          <v:shape id="_x0000_i1044" type="#_x0000_t75" style="width:16.15pt;height:15.45pt" o:ole="">
            <v:imagedata r:id="rId59" o:title=""/>
          </v:shape>
          <o:OLEObject Type="Embed" ProgID="Equation.DSMT4" ShapeID="_x0000_i1044" DrawAspect="Content" ObjectID="_1479306086" r:id="rId60"/>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FF5E98"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FF5E98"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9.2 Messwerttabelle</w:t>
      </w:r>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5" type="#_x0000_t75" style="width:21.3pt;height:15.45pt" o:ole="">
            <v:imagedata r:id="rId62" o:title=""/>
          </v:shape>
          <o:OLEObject Type="Embed" ProgID="Equation.DSMT4" ShapeID="_x0000_i1045" DrawAspect="Content" ObjectID="_1479306087" r:id="rId63"/>
        </w:object>
      </w:r>
      <w:r w:rsidRPr="0043536E">
        <w:rPr>
          <w:sz w:val="26"/>
          <w:szCs w:val="26"/>
        </w:rPr>
        <w:t xml:space="preserve"> , damit wäre es bei a=1: </w:t>
      </w:r>
      <w:r w:rsidRPr="0043536E">
        <w:rPr>
          <w:position w:val="-6"/>
        </w:rPr>
        <w:object w:dxaOrig="260" w:dyaOrig="320" w14:anchorId="3BA4AA1B">
          <v:shape id="_x0000_i1046" type="#_x0000_t75" style="width:13.2pt;height:15.45pt" o:ole="">
            <v:imagedata r:id="rId64" o:title=""/>
          </v:shape>
          <o:OLEObject Type="Embed" ProgID="Equation.DSMT4" ShapeID="_x0000_i1046" DrawAspect="Content" ObjectID="_1479306088" r:id="rId65"/>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7" type="#_x0000_t75" style="width:13.2pt;height:15.45pt" o:ole="">
            <v:imagedata r:id="rId66" o:title=""/>
          </v:shape>
          <o:OLEObject Type="Embed" ProgID="Equation.DSMT4" ShapeID="_x0000_i1047" DrawAspect="Content" ObjectID="_1479306089" r:id="rId67"/>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12" w:name="_Toc405564159"/>
      <w:r w:rsidRPr="00DD2F92">
        <w:rPr>
          <w:rFonts w:asciiTheme="minorHAnsi" w:hAnsiTheme="minorHAnsi"/>
          <w:color w:val="auto"/>
          <w:sz w:val="28"/>
          <w:szCs w:val="28"/>
          <w:u w:val="single"/>
        </w:rPr>
        <w:t>Die Simulation</w:t>
      </w:r>
      <w:bookmarkEnd w:id="12"/>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9"/>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 xml:space="preserve">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w:t>
      </w:r>
      <w:r w:rsidRPr="0043536E">
        <w:rPr>
          <w:rFonts w:ascii="Calibri" w:eastAsia="Calibri" w:hAnsi="Calibri" w:cs="Calibri"/>
          <w:sz w:val="26"/>
          <w:szCs w:val="26"/>
        </w:rPr>
        <w:lastRenderedPageBreak/>
        <w:t>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13" w:name="_Toc405564160"/>
      <w:r w:rsidRPr="00DD2F92">
        <w:rPr>
          <w:rFonts w:asciiTheme="minorHAnsi" w:hAnsiTheme="minorHAnsi"/>
          <w:color w:val="auto"/>
          <w:sz w:val="28"/>
          <w:szCs w:val="28"/>
          <w:u w:val="single"/>
        </w:rPr>
        <w:t>Ausblick</w:t>
      </w:r>
      <w:bookmarkEnd w:id="13"/>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DD2F92" w:rsidRDefault="00F7088D" w:rsidP="00DD2F92">
      <w:pPr>
        <w:pStyle w:val="berschrift2"/>
        <w:rPr>
          <w:rFonts w:asciiTheme="minorHAnsi" w:hAnsiTheme="minorHAnsi"/>
          <w:b w:val="0"/>
          <w:color w:val="auto"/>
          <w:sz w:val="28"/>
          <w:szCs w:val="28"/>
          <w:u w:val="single"/>
        </w:rPr>
      </w:pPr>
      <w:bookmarkStart w:id="14" w:name="_Toc405564161"/>
      <w:r w:rsidRPr="00DD2F92">
        <w:rPr>
          <w:rFonts w:asciiTheme="minorHAnsi" w:hAnsiTheme="minorHAnsi"/>
          <w:color w:val="auto"/>
          <w:sz w:val="28"/>
          <w:szCs w:val="28"/>
          <w:u w:val="single"/>
        </w:rPr>
        <w:t>Mögliche</w:t>
      </w:r>
      <w:r w:rsidRPr="00DD2F92">
        <w:rPr>
          <w:rFonts w:asciiTheme="minorHAnsi" w:hAnsiTheme="minorHAnsi"/>
          <w:b w:val="0"/>
          <w:color w:val="auto"/>
          <w:sz w:val="28"/>
          <w:szCs w:val="28"/>
          <w:u w:val="single"/>
        </w:rPr>
        <w:t xml:space="preserve"> </w:t>
      </w:r>
      <w:r w:rsidR="00BB24DD" w:rsidRPr="00DD2F92">
        <w:rPr>
          <w:rFonts w:asciiTheme="minorHAnsi" w:hAnsiTheme="minorHAnsi"/>
          <w:color w:val="auto"/>
          <w:sz w:val="28"/>
          <w:szCs w:val="28"/>
          <w:u w:val="single"/>
        </w:rPr>
        <w:t>Fehlerquellen</w:t>
      </w:r>
      <w:bookmarkEnd w:id="14"/>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DD2F92" w:rsidRDefault="009070AE" w:rsidP="00DD2F92">
      <w:pPr>
        <w:pStyle w:val="berschrift2"/>
        <w:rPr>
          <w:rFonts w:asciiTheme="minorHAnsi" w:hAnsiTheme="minorHAnsi"/>
          <w:b w:val="0"/>
          <w:color w:val="auto"/>
          <w:sz w:val="28"/>
          <w:szCs w:val="28"/>
          <w:u w:val="single"/>
        </w:rPr>
      </w:pPr>
      <w:bookmarkStart w:id="15" w:name="_Toc405564162"/>
      <w:r w:rsidRPr="00DD2F92">
        <w:rPr>
          <w:rFonts w:asciiTheme="minorHAnsi" w:hAnsiTheme="minorHAnsi"/>
          <w:b w:val="0"/>
          <w:color w:val="auto"/>
          <w:sz w:val="28"/>
          <w:szCs w:val="28"/>
          <w:u w:val="single"/>
        </w:rPr>
        <w:t>Ergebnis</w:t>
      </w:r>
      <w:bookmarkEnd w:id="15"/>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66C96BF4" w14:textId="7043A641" w:rsidR="0004053B" w:rsidRPr="0043536E" w:rsidRDefault="00174081" w:rsidP="008C6EBD">
      <w:pPr>
        <w:rPr>
          <w:sz w:val="26"/>
          <w:szCs w:val="26"/>
        </w:rPr>
      </w:pPr>
      <w:r w:rsidRPr="0043536E">
        <w:rPr>
          <w:sz w:val="26"/>
          <w:szCs w:val="26"/>
        </w:rPr>
        <w:br w:type="page"/>
      </w:r>
    </w:p>
    <w:p w14:paraId="26203471" w14:textId="35EF4C7D" w:rsidR="0004053B" w:rsidRPr="00DD2F92" w:rsidRDefault="0004053B" w:rsidP="00DD2F92">
      <w:pPr>
        <w:pStyle w:val="berschrift2"/>
        <w:rPr>
          <w:rFonts w:asciiTheme="minorHAnsi" w:hAnsiTheme="minorHAnsi"/>
          <w:b w:val="0"/>
          <w:color w:val="auto"/>
          <w:sz w:val="28"/>
          <w:szCs w:val="28"/>
          <w:u w:val="single"/>
        </w:rPr>
      </w:pPr>
      <w:bookmarkStart w:id="16" w:name="_Toc405564163"/>
      <w:r w:rsidRPr="00DD2F92">
        <w:rPr>
          <w:rFonts w:asciiTheme="minorHAnsi" w:hAnsiTheme="minorHAnsi"/>
          <w:color w:val="auto"/>
          <w:sz w:val="28"/>
          <w:szCs w:val="28"/>
          <w:u w:val="single"/>
        </w:rPr>
        <w:lastRenderedPageBreak/>
        <w:t>Danksagung</w:t>
      </w:r>
      <w:bookmarkEnd w:id="16"/>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DD2F92" w:rsidRDefault="00BB24DD" w:rsidP="00DD2F92">
      <w:pPr>
        <w:pStyle w:val="berschrift2"/>
        <w:rPr>
          <w:rFonts w:asciiTheme="minorHAnsi" w:hAnsiTheme="minorHAnsi"/>
          <w:b w:val="0"/>
          <w:color w:val="auto"/>
          <w:sz w:val="28"/>
          <w:szCs w:val="28"/>
          <w:u w:val="single"/>
        </w:rPr>
      </w:pPr>
      <w:bookmarkStart w:id="17" w:name="_Toc405564164"/>
      <w:r w:rsidRPr="00DD2F92">
        <w:rPr>
          <w:rFonts w:asciiTheme="minorHAnsi" w:hAnsiTheme="minorHAnsi"/>
          <w:color w:val="auto"/>
          <w:sz w:val="28"/>
          <w:szCs w:val="28"/>
          <w:u w:val="single"/>
        </w:rPr>
        <w:t>Quellenverzeichnis</w:t>
      </w:r>
      <w:bookmarkEnd w:id="17"/>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essungen haben wir das PC-Programm Audacity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Metzler Physik, J. Grehn,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4C2B57B" w14:textId="7B82313A" w:rsidR="00D03EAD" w:rsidRDefault="00A90139" w:rsidP="00D03EAD">
      <w:pPr>
        <w:pStyle w:val="Listenabsatz"/>
        <w:numPr>
          <w:ilvl w:val="0"/>
          <w:numId w:val="2"/>
        </w:numPr>
        <w:jc w:val="left"/>
        <w:rPr>
          <w:sz w:val="26"/>
          <w:szCs w:val="26"/>
        </w:rPr>
      </w:pPr>
      <w:r w:rsidRPr="0043536E">
        <w:rPr>
          <w:sz w:val="26"/>
          <w:szCs w:val="26"/>
        </w:rPr>
        <w:t>http://www.christian-doppler.com/CD_FONDS/WELLEN.HTM (30.01.14 21:30)</w:t>
      </w:r>
    </w:p>
    <w:p w14:paraId="5DA26B15" w14:textId="77777777" w:rsidR="003F7190" w:rsidRDefault="003F7190" w:rsidP="00D03EAD">
      <w:pPr>
        <w:jc w:val="left"/>
        <w:rPr>
          <w:sz w:val="26"/>
          <w:szCs w:val="26"/>
        </w:rPr>
        <w:sectPr w:rsidR="003F7190" w:rsidSect="000A2C9C">
          <w:footerReference w:type="default" r:id="rId70"/>
          <w:type w:val="continuous"/>
          <w:pgSz w:w="11906" w:h="16838"/>
          <w:pgMar w:top="1417" w:right="1417" w:bottom="1134" w:left="1417" w:header="708" w:footer="708" w:gutter="0"/>
          <w:pgNumType w:fmt="numberInDash"/>
          <w:cols w:space="708"/>
          <w:docGrid w:linePitch="360"/>
        </w:sectPr>
      </w:pPr>
    </w:p>
    <w:p w14:paraId="3716CE39" w14:textId="65B495F0" w:rsidR="00DD2F92" w:rsidRPr="00DD2F92" w:rsidRDefault="00DD2F92" w:rsidP="00DD2F92">
      <w:pPr>
        <w:pStyle w:val="berschrift1"/>
        <w:jc w:val="center"/>
        <w:rPr>
          <w:rFonts w:asciiTheme="minorHAnsi" w:hAnsiTheme="minorHAnsi"/>
          <w:b w:val="0"/>
          <w:color w:val="auto"/>
          <w:sz w:val="56"/>
          <w:szCs w:val="56"/>
        </w:rPr>
      </w:pPr>
      <w:bookmarkStart w:id="18" w:name="_Toc405564165"/>
      <w:r w:rsidRPr="00DD2F92">
        <w:rPr>
          <w:rFonts w:asciiTheme="minorHAnsi" w:hAnsiTheme="minorHAnsi"/>
          <w:b w:val="0"/>
          <w:color w:val="auto"/>
          <w:sz w:val="56"/>
          <w:szCs w:val="56"/>
        </w:rPr>
        <w:lastRenderedPageBreak/>
        <w:t>Auswertung/Weiterbearbeitung</w:t>
      </w:r>
      <w:bookmarkEnd w:id="18"/>
    </w:p>
    <w:p w14:paraId="00F22CFD" w14:textId="77777777" w:rsidR="00DD2F92" w:rsidRDefault="00DD2F92" w:rsidP="003F7190">
      <w:pPr>
        <w:rPr>
          <w:sz w:val="28"/>
          <w:szCs w:val="28"/>
          <w:u w:val="single"/>
        </w:rPr>
      </w:pPr>
    </w:p>
    <w:p w14:paraId="43AE7184" w14:textId="77777777" w:rsidR="003F7190" w:rsidRPr="00DD2F92" w:rsidRDefault="003F7190" w:rsidP="00DD2F92">
      <w:pPr>
        <w:pStyle w:val="berschrift3"/>
        <w:rPr>
          <w:rFonts w:asciiTheme="minorHAnsi" w:hAnsiTheme="minorHAnsi"/>
          <w:b w:val="0"/>
          <w:color w:val="auto"/>
          <w:sz w:val="28"/>
          <w:szCs w:val="28"/>
          <w:u w:val="single"/>
        </w:rPr>
      </w:pPr>
      <w:bookmarkStart w:id="19" w:name="_Toc405564166"/>
      <w:r w:rsidRPr="00DD2F92">
        <w:rPr>
          <w:rFonts w:asciiTheme="minorHAnsi" w:hAnsiTheme="minorHAnsi"/>
          <w:b w:val="0"/>
          <w:color w:val="auto"/>
          <w:sz w:val="28"/>
          <w:szCs w:val="28"/>
          <w:u w:val="single"/>
        </w:rPr>
        <w:t>Auswertung des Wettbewerbs (Jugend Forscht)</w:t>
      </w:r>
      <w:bookmarkEnd w:id="19"/>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3F7190">
          <w:pgSz w:w="11906" w:h="16838"/>
          <w:pgMar w:top="1417" w:right="1417" w:bottom="1134" w:left="1417" w:header="708" w:footer="708" w:gutter="0"/>
          <w:pgNumType w:start="14"/>
          <w:cols w:space="708"/>
          <w:docGrid w:linePitch="360"/>
        </w:sectPr>
      </w:pPr>
    </w:p>
    <w:p w14:paraId="451BBE8F" w14:textId="77777777" w:rsidR="003F7190" w:rsidRDefault="003F7190" w:rsidP="003F7190">
      <w:pPr>
        <w:rPr>
          <w:sz w:val="26"/>
          <w:szCs w:val="26"/>
        </w:rPr>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6C0D8AB4" w:rsidR="003F7190" w:rsidRDefault="003F7190" w:rsidP="003F7190">
      <w:pPr>
        <w:rPr>
          <w:sz w:val="26"/>
          <w:szCs w:val="26"/>
        </w:rPr>
      </w:pPr>
      <w:r>
        <w:rPr>
          <w:sz w:val="26"/>
          <w:szCs w:val="26"/>
        </w:rPr>
        <w:lastRenderedPageBreak/>
        <w:t xml:space="preserve">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w:t>
      </w:r>
      <w:r w:rsidR="003B6944">
        <w:rPr>
          <w:sz w:val="26"/>
          <w:szCs w:val="26"/>
        </w:rPr>
        <w:t>wir es jetzt tun</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1CC77457"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6B0F9CDF" w14:textId="6523F56B" w:rsidR="003B6944" w:rsidRDefault="003F7190" w:rsidP="003F7190">
      <w:pPr>
        <w:rPr>
          <w:sz w:val="26"/>
          <w:szCs w:val="26"/>
        </w:rPr>
      </w:pPr>
      <w:r>
        <w:rPr>
          <w:sz w:val="26"/>
          <w:szCs w:val="26"/>
        </w:rPr>
        <w:t>Am 26. März stellte sich bei der Siegerehrung enttäuschend</w:t>
      </w:r>
      <w:r w:rsidR="003B6944">
        <w:rPr>
          <w:sz w:val="26"/>
          <w:szCs w:val="26"/>
        </w:rPr>
        <w:t>er Weise</w:t>
      </w:r>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w:t>
      </w:r>
      <w:r w:rsidR="003B6944">
        <w:rPr>
          <w:sz w:val="26"/>
          <w:szCs w:val="26"/>
        </w:rPr>
        <w:t>icht vollständig folgen konnte.</w:t>
      </w:r>
    </w:p>
    <w:p w14:paraId="2F8AF3D2" w14:textId="77777777" w:rsidR="00DD2F92" w:rsidRDefault="00DD2F92" w:rsidP="003F7190">
      <w:pPr>
        <w:rPr>
          <w:sz w:val="26"/>
          <w:szCs w:val="26"/>
        </w:rPr>
        <w:sectPr w:rsidR="00DD2F92" w:rsidSect="003F7190">
          <w:type w:val="continuous"/>
          <w:pgSz w:w="11906" w:h="16838"/>
          <w:pgMar w:top="1417" w:right="1417" w:bottom="1134" w:left="1417" w:header="708" w:footer="708" w:gutter="0"/>
          <w:pgNumType w:start="14"/>
          <w:cols w:space="708"/>
          <w:docGrid w:linePitch="360"/>
        </w:sectPr>
      </w:pPr>
    </w:p>
    <w:p w14:paraId="2081DFC7" w14:textId="77777777" w:rsidR="00683E3A" w:rsidRPr="00683E3A" w:rsidRDefault="00683E3A" w:rsidP="00DD2F92">
      <w:pPr>
        <w:pStyle w:val="berschrift3"/>
        <w:rPr>
          <w:sz w:val="28"/>
          <w:szCs w:val="28"/>
          <w:u w:val="single"/>
        </w:rPr>
      </w:pPr>
      <w:bookmarkStart w:id="20" w:name="_Toc405564167"/>
      <w:r w:rsidRPr="00DD2F92">
        <w:rPr>
          <w:rFonts w:asciiTheme="minorHAnsi" w:hAnsiTheme="minorHAnsi"/>
          <w:b w:val="0"/>
          <w:color w:val="auto"/>
          <w:sz w:val="28"/>
          <w:szCs w:val="28"/>
          <w:u w:val="single"/>
        </w:rPr>
        <w:lastRenderedPageBreak/>
        <w:t>Vergleich mit den Ergebnissen vom IYPT</w:t>
      </w:r>
      <w:bookmarkEnd w:id="20"/>
    </w:p>
    <w:p w14:paraId="16E0C699" w14:textId="64511DAD" w:rsidR="00683E3A" w:rsidRDefault="00683E3A">
      <w:pPr>
        <w:rPr>
          <w:sz w:val="26"/>
          <w:szCs w:val="26"/>
        </w:rPr>
      </w:pPr>
    </w:p>
    <w:p w14:paraId="4E064A31" w14:textId="6D471E52"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Chudík.</w:t>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3F7190">
          <w:type w:val="continuous"/>
          <w:pgSz w:w="11906" w:h="16838"/>
          <w:pgMar w:top="1417" w:right="1417" w:bottom="1134" w:left="1417" w:header="708" w:footer="708" w:gutter="0"/>
          <w:pgNumType w:start="14"/>
          <w:cols w:space="708"/>
          <w:docGrid w:linePitch="360"/>
        </w:sectPr>
      </w:pPr>
    </w:p>
    <w:p w14:paraId="3B85F9B2" w14:textId="1DC90638" w:rsidR="0064422F" w:rsidRDefault="00EB04F8" w:rsidP="00EB04F8">
      <w:pPr>
        <w:rPr>
          <w:sz w:val="26"/>
          <w:szCs w:val="26"/>
        </w:rPr>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r w:rsidRPr="0043536E">
        <w:rPr>
          <w:sz w:val="26"/>
          <w:szCs w:val="26"/>
        </w:rPr>
        <w:t xml:space="preserve"> </w:t>
      </w:r>
    </w:p>
    <w:p w14:paraId="020A0273" w14:textId="5E4A0631" w:rsidR="00DE5934" w:rsidRPr="00D03EAD" w:rsidRDefault="00EB663C" w:rsidP="00EB04F8">
      <w:pPr>
        <w:rPr>
          <w:sz w:val="16"/>
          <w:szCs w:val="16"/>
        </w:rPr>
      </w:pPr>
      <w:r>
        <w:rPr>
          <w:sz w:val="16"/>
          <w:szCs w:val="16"/>
        </w:rPr>
        <w:t>15</w:t>
      </w:r>
      <w:r w:rsidR="00DE5934">
        <w:rPr>
          <w:sz w:val="16"/>
          <w:szCs w:val="16"/>
        </w:rPr>
        <w:t>.1 2D Darstellung der Tonausbreitung</w:t>
      </w:r>
    </w:p>
    <w:p w14:paraId="210E4721" w14:textId="12E6FEE4"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DD2F92" w:rsidRDefault="00B3037D" w:rsidP="00DD2F92">
      <w:pPr>
        <w:pStyle w:val="berschrift3"/>
        <w:rPr>
          <w:rFonts w:asciiTheme="minorHAnsi" w:hAnsiTheme="minorHAnsi"/>
          <w:b w:val="0"/>
          <w:color w:val="auto"/>
          <w:sz w:val="28"/>
          <w:szCs w:val="28"/>
          <w:u w:val="single"/>
        </w:rPr>
      </w:pPr>
      <w:bookmarkStart w:id="21" w:name="_Toc405564168"/>
      <w:r w:rsidRPr="00DD2F92">
        <w:rPr>
          <w:rFonts w:asciiTheme="minorHAnsi" w:hAnsiTheme="minorHAnsi"/>
          <w:b w:val="0"/>
          <w:color w:val="auto"/>
          <w:sz w:val="28"/>
          <w:szCs w:val="28"/>
          <w:u w:val="single"/>
        </w:rPr>
        <w:t>Frequenz des Tones</w:t>
      </w:r>
      <w:bookmarkEnd w:id="21"/>
    </w:p>
    <w:p w14:paraId="54DA3751" w14:textId="77777777" w:rsidR="00B3037D" w:rsidRDefault="00B3037D">
      <w:pPr>
        <w:rPr>
          <w:sz w:val="28"/>
          <w:szCs w:val="28"/>
          <w:u w:val="single"/>
        </w:rPr>
      </w:pPr>
    </w:p>
    <w:p w14:paraId="0C9F5DA1" w14:textId="77777777"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diese zu ermitteln. Die Eigenfrequenz der Kugeln kann es nicht sein,</w:t>
      </w:r>
      <w:r w:rsidR="004C25C4">
        <w:rPr>
          <w:sz w:val="26"/>
          <w:szCs w:val="26"/>
        </w:rPr>
        <w:t xml:space="preserve"> da diese sich wie folgt berechnet: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596C4149" w:rsidR="004C25C4" w:rsidRPr="005742AD" w:rsidRDefault="004C25C4">
      <w:pPr>
        <w:rPr>
          <w:sz w:val="26"/>
          <w:szCs w:val="26"/>
        </w:rPr>
      </w:pPr>
      <w:r w:rsidRPr="005742AD">
        <w:rPr>
          <w:sz w:val="26"/>
          <w:szCs w:val="26"/>
        </w:rPr>
        <w:lastRenderedPageBreak/>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 Diese Frequenz ist weit außerhalb des hörbaren Frequenzbereichs, weshalb wir aufgehört hatten die Ursache der Frequenz zu bestimmen.</w:t>
      </w:r>
    </w:p>
    <w:p w14:paraId="22CC4B72" w14:textId="54B9623C"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analytical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Pr="005742AD">
        <w:rPr>
          <w:sz w:val="26"/>
          <w:szCs w:val="26"/>
        </w:rPr>
        <w:t xml:space="preserve"> (auf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4F51E9">
          <w:type w:val="continuous"/>
          <w:pgSz w:w="11906" w:h="16838"/>
          <w:pgMar w:top="1417" w:right="1417" w:bottom="1134" w:left="1417" w:header="708" w:footer="708" w:gutter="0"/>
          <w:cols w:space="708"/>
          <w:docGrid w:linePitch="360"/>
        </w:sectPr>
      </w:pPr>
    </w:p>
    <w:p w14:paraId="5A4BFB00" w14:textId="77777777" w:rsidR="00253BD8" w:rsidRPr="00253BD8" w:rsidRDefault="00253BD8" w:rsidP="00253BD8">
      <w:pPr>
        <w:rPr>
          <w:rFonts w:eastAsiaTheme="minorEastAsia"/>
          <w:noProof/>
          <w:sz w:val="26"/>
          <w:szCs w:val="26"/>
        </w:rPr>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Das bedeutet</w:t>
      </w:r>
      <w:del w:id="22" w:author="Leo" w:date="2014-12-04T23:17:00Z">
        <w:r w:rsidDel="00221388">
          <w:rPr>
            <w:sz w:val="26"/>
            <w:szCs w:val="26"/>
          </w:rPr>
          <w:delText xml:space="preserve"> </w:delText>
        </w:r>
      </w:del>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Pr="00DD2F92" w:rsidRDefault="00683E3A" w:rsidP="00DD2F92">
      <w:pPr>
        <w:pStyle w:val="berschrift3"/>
        <w:rPr>
          <w:rFonts w:asciiTheme="minorHAnsi" w:hAnsiTheme="minorHAnsi"/>
          <w:b w:val="0"/>
          <w:color w:val="auto"/>
          <w:sz w:val="28"/>
          <w:szCs w:val="28"/>
          <w:u w:val="single"/>
        </w:rPr>
      </w:pPr>
      <w:bookmarkStart w:id="23" w:name="_Toc405564169"/>
      <w:r w:rsidRPr="00DD2F92">
        <w:rPr>
          <w:rFonts w:asciiTheme="minorHAnsi" w:hAnsiTheme="minorHAnsi"/>
          <w:b w:val="0"/>
          <w:color w:val="auto"/>
          <w:sz w:val="28"/>
          <w:szCs w:val="28"/>
          <w:u w:val="single"/>
        </w:rPr>
        <w:t>Selbstevaluation</w:t>
      </w:r>
      <w:bookmarkEnd w:id="23"/>
    </w:p>
    <w:p w14:paraId="64CF3828" w14:textId="77777777" w:rsidR="003D54EE" w:rsidRDefault="003D54EE">
      <w:pPr>
        <w:rPr>
          <w:sz w:val="28"/>
          <w:szCs w:val="28"/>
          <w:u w:val="single"/>
        </w:rPr>
      </w:pPr>
    </w:p>
    <w:p w14:paraId="4C4FD3E0" w14:textId="27998BC3" w:rsidR="00534C71" w:rsidRPr="00534C71" w:rsidRDefault="00534C71">
      <w:pPr>
        <w:rPr>
          <w:sz w:val="26"/>
          <w:szCs w:val="26"/>
        </w:rPr>
      </w:pPr>
      <w:r w:rsidRPr="00534C71">
        <w:rPr>
          <w:sz w:val="26"/>
          <w:szCs w:val="26"/>
        </w:rPr>
        <w:t>Folgt später</w:t>
      </w:r>
    </w:p>
    <w:p w14:paraId="2D801969" w14:textId="77777777" w:rsidR="00534C71" w:rsidRDefault="00534C71">
      <w:pPr>
        <w:rPr>
          <w:sz w:val="28"/>
          <w:szCs w:val="28"/>
          <w:u w:val="single"/>
        </w:rPr>
      </w:pPr>
    </w:p>
    <w:p w14:paraId="7CAA3AA2" w14:textId="29984C78" w:rsidR="003D54EE" w:rsidRPr="00DD2F92" w:rsidRDefault="003D54EE" w:rsidP="00DD2F92">
      <w:pPr>
        <w:pStyle w:val="berschrift3"/>
        <w:rPr>
          <w:rFonts w:asciiTheme="minorHAnsi" w:hAnsiTheme="minorHAnsi"/>
          <w:b w:val="0"/>
          <w:color w:val="auto"/>
          <w:sz w:val="28"/>
          <w:szCs w:val="28"/>
          <w:u w:val="single"/>
        </w:rPr>
      </w:pPr>
      <w:bookmarkStart w:id="24" w:name="_Toc405564170"/>
      <w:r w:rsidRPr="00DD2F92">
        <w:rPr>
          <w:rFonts w:asciiTheme="minorHAnsi" w:hAnsiTheme="minorHAnsi"/>
          <w:b w:val="0"/>
          <w:color w:val="auto"/>
          <w:sz w:val="28"/>
          <w:szCs w:val="28"/>
          <w:u w:val="single"/>
        </w:rPr>
        <w:t>Beantworten der Problemfrage</w:t>
      </w:r>
      <w:bookmarkEnd w:id="24"/>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61ABC845" w:rsidR="008F6ECE" w:rsidRDefault="008F6ECE">
      <w:pPr>
        <w:rPr>
          <w:sz w:val="26"/>
          <w:szCs w:val="26"/>
        </w:rPr>
      </w:pPr>
      <w:r>
        <w:rPr>
          <w:sz w:val="26"/>
          <w:szCs w:val="26"/>
        </w:rPr>
        <w:t xml:space="preserve">Ein Chirp entsteht durch das wiederholte Aufeinanderschlagen der beiden Kugeln, welches durch die rücktreibende Kraft geschieht.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6923FE59" w:rsidR="007B3B80" w:rsidRPr="003B6944"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w:t>
      </w:r>
      <w:r w:rsidR="0028526D">
        <w:rPr>
          <w:sz w:val="26"/>
          <w:szCs w:val="26"/>
        </w:rPr>
        <w:lastRenderedPageBreak/>
        <w:t xml:space="preserve">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27C0F031" w14:textId="77777777" w:rsidR="007B3B80" w:rsidRPr="0043536E" w:rsidRDefault="007B3B80" w:rsidP="00DD2F92">
      <w:pPr>
        <w:pStyle w:val="berschrift3"/>
        <w:rPr>
          <w:sz w:val="28"/>
          <w:szCs w:val="28"/>
          <w:u w:val="single"/>
        </w:rPr>
      </w:pPr>
      <w:bookmarkStart w:id="25" w:name="_Toc405564171"/>
      <w:r w:rsidRPr="00DD2F92">
        <w:rPr>
          <w:rFonts w:asciiTheme="minorHAnsi" w:hAnsiTheme="minorHAnsi"/>
          <w:b w:val="0"/>
          <w:color w:val="auto"/>
          <w:sz w:val="28"/>
          <w:szCs w:val="28"/>
          <w:u w:val="single"/>
        </w:rPr>
        <w:t>Quellenverzeichnis</w:t>
      </w:r>
      <w:bookmarkEnd w:id="25"/>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0C5D4071" w14:textId="10A25BF0" w:rsidR="00BE3006" w:rsidRDefault="007B3B80" w:rsidP="00BE3006">
      <w:pPr>
        <w:pStyle w:val="Listenabsatz"/>
        <w:numPr>
          <w:ilvl w:val="0"/>
          <w:numId w:val="2"/>
        </w:numPr>
        <w:jc w:val="left"/>
        <w:rPr>
          <w:sz w:val="26"/>
          <w:szCs w:val="26"/>
          <w:lang w:val="en-US"/>
        </w:rPr>
      </w:pPr>
      <w:r w:rsidRPr="007B3B80">
        <w:rPr>
          <w:sz w:val="26"/>
          <w:szCs w:val="26"/>
          <w:lang w:val="en-US"/>
        </w:rPr>
        <w:t>1.1 Ellipsoiden:</w:t>
      </w:r>
      <w:r>
        <w:rPr>
          <w:sz w:val="26"/>
          <w:szCs w:val="26"/>
          <w:lang w:val="en-US"/>
        </w:rPr>
        <w:t xml:space="preserve"> </w:t>
      </w:r>
      <w:r w:rsidRPr="007B3B80">
        <w:rPr>
          <w:sz w:val="26"/>
          <w:szCs w:val="26"/>
          <w:lang w:val="en-US"/>
        </w:rPr>
        <w:t>http://</w:t>
      </w:r>
      <w:r w:rsidRPr="008F6ECE">
        <w:rPr>
          <w:sz w:val="26"/>
          <w:szCs w:val="26"/>
          <w:lang w:val="en-US"/>
        </w:rPr>
        <w:t>ecx</w:t>
      </w:r>
      <w:r w:rsidRPr="007B3B80">
        <w:rPr>
          <w:sz w:val="26"/>
          <w:szCs w:val="26"/>
          <w:lang w:val="en-US"/>
        </w:rPr>
        <w:t>.images-amazon.com/images/I/31rwfDrP2QL.jpg (03.12.2014 13:44)</w:t>
      </w:r>
    </w:p>
    <w:p w14:paraId="48252023" w14:textId="77777777" w:rsidR="00084A66" w:rsidRDefault="00084A66" w:rsidP="00084A66">
      <w:pPr>
        <w:pStyle w:val="Listenabsatz"/>
        <w:numPr>
          <w:ilvl w:val="0"/>
          <w:numId w:val="2"/>
        </w:numPr>
        <w:jc w:val="left"/>
        <w:rPr>
          <w:sz w:val="26"/>
          <w:szCs w:val="26"/>
        </w:rPr>
      </w:pPr>
      <w:r w:rsidRPr="00697F07">
        <w:rPr>
          <w:sz w:val="26"/>
          <w:szCs w:val="26"/>
        </w:rPr>
        <w:t>IYPT-Vortrag: http://solutions.iypt.org/uploads/2014_SK_Ball_sound_Michal_Hled%C3%ADk_Martin_Murin_Jakub_Chud%C3%ADk_1406284981.pdf</w:t>
      </w:r>
      <w:r>
        <w:rPr>
          <w:sz w:val="26"/>
          <w:szCs w:val="26"/>
        </w:rPr>
        <w:t xml:space="preserve">    (03.12.2014 14:34)</w:t>
      </w:r>
    </w:p>
    <w:p w14:paraId="152CD5A9" w14:textId="4556A4ED" w:rsidR="0028526D" w:rsidRDefault="0028526D" w:rsidP="0028526D">
      <w:pPr>
        <w:pStyle w:val="Listenabsatz"/>
        <w:numPr>
          <w:ilvl w:val="0"/>
          <w:numId w:val="2"/>
        </w:numPr>
        <w:jc w:val="left"/>
        <w:rPr>
          <w:sz w:val="26"/>
          <w:szCs w:val="26"/>
        </w:rPr>
      </w:pPr>
      <w:r>
        <w:rPr>
          <w:sz w:val="26"/>
          <w:szCs w:val="26"/>
        </w:rPr>
        <w:t>1</w:t>
      </w:r>
      <w:r w:rsidR="00420481">
        <w:rPr>
          <w:sz w:val="26"/>
          <w:szCs w:val="26"/>
        </w:rPr>
        <w:t xml:space="preserve">5.1 3D </w:t>
      </w:r>
      <w:r>
        <w:rPr>
          <w:sz w:val="26"/>
          <w:szCs w:val="26"/>
        </w:rPr>
        <w:t xml:space="preserve">Darstellung der Tonausbreitung: </w:t>
      </w:r>
      <w:r w:rsidR="00420481" w:rsidRPr="0028526D">
        <w:rPr>
          <w:sz w:val="26"/>
          <w:szCs w:val="26"/>
        </w:rPr>
        <w:t>http://www.researchgate.net/profile/Mehrdad_Poursina/publication/225820012_Impact_noise_radiated_by_collision_of_two_spheres_Comparison_between_numerical_simulations_experiments_and_analytical_results/links/00463527e9e985bfd2000000 (04.12.2014 17:36)</w:t>
      </w:r>
    </w:p>
    <w:p w14:paraId="0E0DF2B7" w14:textId="5F579199" w:rsidR="00084A66" w:rsidRPr="003B6944" w:rsidRDefault="0028526D" w:rsidP="003B6944">
      <w:pPr>
        <w:pStyle w:val="Listenabsatz"/>
        <w:numPr>
          <w:ilvl w:val="0"/>
          <w:numId w:val="2"/>
        </w:numPr>
        <w:jc w:val="left"/>
        <w:rPr>
          <w:sz w:val="26"/>
          <w:szCs w:val="26"/>
        </w:rPr>
      </w:pPr>
      <w:r>
        <w:rPr>
          <w:sz w:val="26"/>
          <w:szCs w:val="26"/>
        </w:rPr>
        <w:t xml:space="preserve">Frequenzberechnung: </w:t>
      </w:r>
      <w:r w:rsidRPr="0028526D">
        <w:rPr>
          <w:sz w:val="26"/>
          <w:szCs w:val="26"/>
        </w:rPr>
        <w:t>http://www.researchgate.net/profile/Mehrdad_Poursina/publication/225820012_Impact_noise_radiated_by_collision_of_two_spheres_Comparison_between_numerical_simulations_experiments_and_analytical_results/links/00463527e9e985bfd2000000</w:t>
      </w:r>
      <w:r>
        <w:rPr>
          <w:sz w:val="26"/>
          <w:szCs w:val="26"/>
        </w:rPr>
        <w:t xml:space="preserve"> (04.12.2014 21.32)</w:t>
      </w:r>
    </w:p>
    <w:sectPr w:rsidR="00084A66" w:rsidRPr="003B694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FF5E98" w:rsidRDefault="00FF5E98" w:rsidP="00D34DE1">
      <w:r>
        <w:separator/>
      </w:r>
    </w:p>
  </w:endnote>
  <w:endnote w:type="continuationSeparator" w:id="0">
    <w:p w14:paraId="3B8B715F" w14:textId="77777777" w:rsidR="00FF5E98" w:rsidRDefault="00FF5E98"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FF5E98" w:rsidRDefault="00FF5E98">
        <w:pPr>
          <w:pStyle w:val="Fuzeile"/>
          <w:jc w:val="right"/>
        </w:pPr>
        <w:r>
          <w:fldChar w:fldCharType="begin"/>
        </w:r>
        <w:r>
          <w:instrText>PAGE   \* MERGEFORMAT</w:instrText>
        </w:r>
        <w:r>
          <w:fldChar w:fldCharType="separate"/>
        </w:r>
        <w:r w:rsidR="00D63491">
          <w:rPr>
            <w:noProof/>
          </w:rPr>
          <w:t>1</w:t>
        </w:r>
        <w:r>
          <w:fldChar w:fldCharType="end"/>
        </w:r>
      </w:p>
    </w:sdtContent>
  </w:sdt>
  <w:p w14:paraId="1F6FB714" w14:textId="6F79B69A" w:rsidR="00FF5E98" w:rsidRPr="000A2C9C" w:rsidRDefault="00FF5E98">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1090453"/>
      <w:docPartObj>
        <w:docPartGallery w:val="Page Numbers (Bottom of Page)"/>
        <w:docPartUnique/>
      </w:docPartObj>
    </w:sdtPr>
    <w:sdtContent>
      <w:p w14:paraId="722DD699" w14:textId="717585CE" w:rsidR="00FF5E98" w:rsidRDefault="00FF5E98">
        <w:pPr>
          <w:pStyle w:val="Fuzeile"/>
          <w:jc w:val="right"/>
        </w:pPr>
        <w:r>
          <w:fldChar w:fldCharType="begin"/>
        </w:r>
        <w:r>
          <w:instrText>PAGE   \* MERGEFORMAT</w:instrText>
        </w:r>
        <w:r>
          <w:fldChar w:fldCharType="separate"/>
        </w:r>
        <w:r w:rsidR="00D63491">
          <w:rPr>
            <w:noProof/>
          </w:rPr>
          <w:t>1</w:t>
        </w:r>
        <w:r>
          <w:fldChar w:fldCharType="end"/>
        </w:r>
      </w:p>
    </w:sdtContent>
  </w:sdt>
  <w:p w14:paraId="0A954B02" w14:textId="58D2101A" w:rsidR="00FF5E98" w:rsidRPr="004350C5" w:rsidRDefault="00FF5E98"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585020"/>
      <w:docPartObj>
        <w:docPartGallery w:val="Page Numbers (Bottom of Page)"/>
        <w:docPartUnique/>
      </w:docPartObj>
    </w:sdtPr>
    <w:sdtContent>
      <w:p w14:paraId="3E921B85" w14:textId="77126E0C" w:rsidR="00FF5E98" w:rsidRDefault="00FF5E98">
        <w:pPr>
          <w:pStyle w:val="Fuzeile"/>
          <w:jc w:val="right"/>
        </w:pPr>
        <w:r>
          <w:fldChar w:fldCharType="begin"/>
        </w:r>
        <w:r>
          <w:instrText>PAGE   \* MERGEFORMAT</w:instrText>
        </w:r>
        <w:r>
          <w:fldChar w:fldCharType="separate"/>
        </w:r>
        <w:r w:rsidR="00D63491">
          <w:rPr>
            <w:noProof/>
          </w:rPr>
          <w:t>- 7 -</w:t>
        </w:r>
        <w:r>
          <w:fldChar w:fldCharType="end"/>
        </w:r>
      </w:p>
    </w:sdtContent>
  </w:sdt>
  <w:p w14:paraId="4D9D1BD2" w14:textId="7E03B668" w:rsidR="00FF5E98" w:rsidRPr="004350C5" w:rsidRDefault="00FF5E98" w:rsidP="004350C5">
    <w:pPr>
      <w:pStyle w:val="Fuzeile"/>
      <w:rPr>
        <w:i/>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FF5E98" w:rsidRPr="000A2C9C" w:rsidRDefault="00FF5E98" w:rsidP="000A2C9C">
    <w:pPr>
      <w:pStyle w:val="Fuzeile"/>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4025"/>
      <w:docPartObj>
        <w:docPartGallery w:val="Page Numbers (Bottom of Page)"/>
        <w:docPartUnique/>
      </w:docPartObj>
    </w:sdtPr>
    <w:sdtContent>
      <w:p w14:paraId="50E72C1B" w14:textId="794417F4" w:rsidR="00FF5E98" w:rsidRDefault="00FF5E98">
        <w:pPr>
          <w:pStyle w:val="Fuzeile"/>
          <w:jc w:val="right"/>
        </w:pPr>
        <w:r>
          <w:fldChar w:fldCharType="begin"/>
        </w:r>
        <w:r>
          <w:instrText>PAGE   \* MERGEFORMAT</w:instrText>
        </w:r>
        <w:r>
          <w:fldChar w:fldCharType="separate"/>
        </w:r>
        <w:r w:rsidR="00D63491">
          <w:rPr>
            <w:noProof/>
          </w:rPr>
          <w:t>16</w:t>
        </w:r>
        <w:r>
          <w:fldChar w:fldCharType="end"/>
        </w:r>
      </w:p>
    </w:sdtContent>
  </w:sdt>
  <w:p w14:paraId="35F703FC" w14:textId="07B06AF2" w:rsidR="00FF5E98" w:rsidRPr="004350C5" w:rsidRDefault="00FF5E98"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FF5E98" w:rsidRDefault="00FF5E98" w:rsidP="00D34DE1">
      <w:r>
        <w:separator/>
      </w:r>
    </w:p>
  </w:footnote>
  <w:footnote w:type="continuationSeparator" w:id="0">
    <w:p w14:paraId="0A3D3671" w14:textId="77777777" w:rsidR="00FF5E98" w:rsidRDefault="00FF5E98"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FF5E98" w:rsidRDefault="00FF5E9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FF5E98" w:rsidRDefault="00FF5E98">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FF5E98" w:rsidRDefault="00FF5E9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B431E06"/>
    <w:multiLevelType w:val="multilevel"/>
    <w:tmpl w:val="0409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3"/>
  </w:num>
  <w:num w:numId="4">
    <w:abstractNumId w:val="2"/>
  </w:num>
  <w:num w:numId="5">
    <w:abstractNumId w:val="6"/>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25FCF"/>
    <w:rsid w:val="00527D03"/>
    <w:rsid w:val="005337D4"/>
    <w:rsid w:val="00534C71"/>
    <w:rsid w:val="005351F4"/>
    <w:rsid w:val="00535279"/>
    <w:rsid w:val="0054340F"/>
    <w:rsid w:val="005570F8"/>
    <w:rsid w:val="005742AD"/>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4422F"/>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265D"/>
    <w:rsid w:val="007139AF"/>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6EC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B08EF"/>
    <w:rsid w:val="00AC259F"/>
    <w:rsid w:val="00AD5C26"/>
    <w:rsid w:val="00AD75BE"/>
    <w:rsid w:val="00AD783E"/>
    <w:rsid w:val="00AE21D1"/>
    <w:rsid w:val="00AE3AD2"/>
    <w:rsid w:val="00AE4485"/>
    <w:rsid w:val="00AF0EE6"/>
    <w:rsid w:val="00B3037D"/>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CE7591"/>
    <w:rsid w:val="00D03EAD"/>
    <w:rsid w:val="00D10096"/>
    <w:rsid w:val="00D10E5D"/>
    <w:rsid w:val="00D12495"/>
    <w:rsid w:val="00D16957"/>
    <w:rsid w:val="00D20CE3"/>
    <w:rsid w:val="00D34688"/>
    <w:rsid w:val="00D34DE1"/>
    <w:rsid w:val="00D5793E"/>
    <w:rsid w:val="00D63491"/>
    <w:rsid w:val="00D74B5E"/>
    <w:rsid w:val="00D81BF3"/>
    <w:rsid w:val="00D81FD0"/>
    <w:rsid w:val="00D95852"/>
    <w:rsid w:val="00D97B58"/>
    <w:rsid w:val="00DA0395"/>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5066C"/>
    <w:rsid w:val="00E541B5"/>
    <w:rsid w:val="00E56BCF"/>
    <w:rsid w:val="00E57F37"/>
    <w:rsid w:val="00E61188"/>
    <w:rsid w:val="00E6310B"/>
    <w:rsid w:val="00E67332"/>
    <w:rsid w:val="00E72CFA"/>
    <w:rsid w:val="00E8317C"/>
    <w:rsid w:val="00E84EAE"/>
    <w:rsid w:val="00E97DAC"/>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3.xml"/><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oleObject" Target="embeddings/oleObject21.bin"/><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image" Target="media/image2.jp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wmf"/><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JPG"/><Relationship Id="rId1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oter" Target="footer4.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3.jpeg"/><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wmf"/><Relationship Id="rId67" Type="http://schemas.openxmlformats.org/officeDocument/2006/relationships/oleObject" Target="embeddings/oleObject23.bin"/><Relationship Id="rId20" Type="http://schemas.openxmlformats.org/officeDocument/2006/relationships/footer" Target="footer3.xml"/><Relationship Id="rId41" Type="http://schemas.openxmlformats.org/officeDocument/2006/relationships/image" Target="media/image16.JPG"/><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footer" Target="foot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1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3.wmf"/><Relationship Id="rId7" Type="http://schemas.openxmlformats.org/officeDocument/2006/relationships/footnotes" Target="footnotes.xml"/><Relationship Id="rId71" Type="http://schemas.openxmlformats.org/officeDocument/2006/relationships/image" Target="media/image3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5684B-229B-4AC9-8FA0-5C3FB8783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4369</Words>
  <Characters>24907</Characters>
  <Application>Microsoft Office Word</Application>
  <DocSecurity>0</DocSecurity>
  <Lines>207</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3</cp:revision>
  <cp:lastPrinted>2014-12-04T22:40:00Z</cp:lastPrinted>
  <dcterms:created xsi:type="dcterms:W3CDTF">2014-12-05T15:36:00Z</dcterms:created>
  <dcterms:modified xsi:type="dcterms:W3CDTF">2014-12-05T16:34:00Z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