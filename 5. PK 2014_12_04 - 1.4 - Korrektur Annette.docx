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E029D2" w:rsidRDefault="001F4137" w:rsidP="001F4137">
      <w:pPr>
        <w:jc w:val="center"/>
        <w:rPr>
          <w:sz w:val="72"/>
          <w:szCs w:val="72"/>
          <w:rPrChange w:id="0" w:author="Annette Schelten" w:date="2014-12-05T12:46:00Z">
            <w:rPr>
              <w:sz w:val="56"/>
              <w:szCs w:val="56"/>
            </w:rPr>
          </w:rPrChange>
        </w:rPr>
      </w:pPr>
      <w:r w:rsidRPr="00E029D2">
        <w:rPr>
          <w:sz w:val="72"/>
          <w:szCs w:val="72"/>
          <w:rPrChange w:id="1" w:author="Annette Schelten" w:date="2014-12-05T12:46:00Z">
            <w:rPr>
              <w:sz w:val="56"/>
              <w:szCs w:val="56"/>
            </w:rPr>
          </w:rPrChange>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509D5FEC" w:rsidR="001F4137" w:rsidRPr="0043536E" w:rsidRDefault="001F4137" w:rsidP="001F4137">
      <w:pPr>
        <w:jc w:val="center"/>
        <w:rPr>
          <w:sz w:val="56"/>
          <w:szCs w:val="56"/>
        </w:rPr>
      </w:pPr>
      <w:del w:id="2" w:author="Annette Schelten" w:date="2014-12-05T12:46:00Z">
        <w:r w:rsidRPr="0043536E" w:rsidDel="00E029D2">
          <w:rPr>
            <w:sz w:val="56"/>
            <w:szCs w:val="56"/>
          </w:rPr>
          <w:delText>E</w:delText>
        </w:r>
        <w:r w:rsidR="004B33B4" w:rsidDel="00E029D2">
          <w:rPr>
            <w:sz w:val="56"/>
            <w:szCs w:val="56"/>
          </w:rPr>
          <w:delText>rarbeitet</w:delText>
        </w:r>
        <w:r w:rsidRPr="0043536E" w:rsidDel="00E029D2">
          <w:rPr>
            <w:sz w:val="56"/>
            <w:szCs w:val="56"/>
          </w:rPr>
          <w:delText xml:space="preserve"> </w:delText>
        </w:r>
      </w:del>
      <w:r w:rsidRPr="0043536E">
        <w:rPr>
          <w:sz w:val="56"/>
          <w:szCs w:val="56"/>
        </w:rPr>
        <w:t>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eastAsia="de-DE"/>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eastAsia="de-DE"/>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70EA4BF9"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w:t>
      </w:r>
      <w:r w:rsidR="00A403DF">
        <w:rPr>
          <w:sz w:val="28"/>
          <w:szCs w:val="28"/>
        </w:rPr>
        <w:t xml:space="preserve"> ist, </w:t>
      </w:r>
      <w:r>
        <w:rPr>
          <w:sz w:val="28"/>
          <w:szCs w:val="28"/>
        </w:rPr>
        <w:t xml:space="preserve"> dass ein ähnlicher Ton bei normalen Metallkugeln entsteht, wenn man sie leicht aneinander stößt. Anders als bei den obigen Magneten ist der Ton nicht so langanhaltend </w:t>
      </w:r>
      <w:ins w:id="3" w:author="Annette Schelten" w:date="2014-12-05T12:47:00Z">
        <w:r w:rsidR="00E029D2">
          <w:rPr>
            <w:sz w:val="28"/>
            <w:szCs w:val="28"/>
          </w:rPr>
          <w:t xml:space="preserve">dafür aber </w:t>
        </w:r>
      </w:ins>
      <w:del w:id="4" w:author="Annette Schelten" w:date="2014-12-05T12:47:00Z">
        <w:r w:rsidDel="00E029D2">
          <w:rPr>
            <w:sz w:val="28"/>
            <w:szCs w:val="28"/>
          </w:rPr>
          <w:delText xml:space="preserve">und auch </w:delText>
        </w:r>
      </w:del>
      <w:r>
        <w:rPr>
          <w:sz w:val="28"/>
          <w:szCs w:val="28"/>
        </w:rPr>
        <w:t>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39A7BDEB"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International Young Physicists Tournament)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w:t>
      </w:r>
      <w:del w:id="5" w:author="Annette Schelten" w:date="2014-12-05T12:47:00Z">
        <w:r w:rsidR="003F7190" w:rsidDel="00E029D2">
          <w:rPr>
            <w:sz w:val="28"/>
            <w:szCs w:val="28"/>
          </w:rPr>
          <w:delText xml:space="preserve">dann </w:delText>
        </w:r>
      </w:del>
      <w:ins w:id="6" w:author="Annette Schelten" w:date="2014-12-05T12:47:00Z">
        <w:r w:rsidR="00E029D2">
          <w:rPr>
            <w:sz w:val="28"/>
            <w:szCs w:val="28"/>
          </w:rPr>
          <w:t xml:space="preserve">inzwischen auch </w:t>
        </w:r>
      </w:ins>
      <w:r w:rsidR="003F7190">
        <w:rPr>
          <w:sz w:val="28"/>
          <w:szCs w:val="28"/>
        </w:rPr>
        <w:t>mit Ergebnissen der Finalisten des IYPT’s verglichen. Des Weiteren haben wir sie nach Recherchen ergänzt um eine möglichst umfassende Antwort auf unsere Problemfrage geben zu können.</w:t>
      </w:r>
    </w:p>
    <w:p w14:paraId="0A1729DE" w14:textId="77777777" w:rsidR="00FB2851" w:rsidRDefault="00FB2851">
      <w:pPr>
        <w:rPr>
          <w:sz w:val="28"/>
          <w:szCs w:val="28"/>
        </w:rPr>
      </w:pPr>
    </w:p>
    <w:p w14:paraId="1EBC3E59" w14:textId="20ED339C"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32DAB99" w:rsidR="002A75A3" w:rsidRPr="0043536E" w:rsidRDefault="002A75A3" w:rsidP="002A75A3">
      <w:pPr>
        <w:jc w:val="center"/>
        <w:rPr>
          <w:sz w:val="56"/>
          <w:szCs w:val="56"/>
        </w:rPr>
      </w:pPr>
      <w:del w:id="7" w:author="Annette Schelten" w:date="2014-12-05T12:48:00Z">
        <w:r w:rsidRPr="0043536E" w:rsidDel="00E029D2">
          <w:rPr>
            <w:sz w:val="56"/>
            <w:szCs w:val="56"/>
          </w:rPr>
          <w:delText xml:space="preserve">Erforscht </w:delText>
        </w:r>
      </w:del>
      <w:r w:rsidRPr="0043536E">
        <w:rPr>
          <w:sz w:val="56"/>
          <w:szCs w:val="56"/>
        </w:rPr>
        <w:t xml:space="preserve">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eastAsia="de-DE"/>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 xml:space="preserve">Original: </w:t>
      </w:r>
      <w:r w:rsidRPr="00E029D2">
        <w:rPr>
          <w:sz w:val="26"/>
          <w:szCs w:val="26"/>
          <w:lang w:val="en-US"/>
        </w:rPr>
        <w:t>„</w:t>
      </w:r>
      <w:r w:rsidR="00EB424E" w:rsidRPr="00E029D2">
        <w:rPr>
          <w:sz w:val="26"/>
          <w:szCs w:val="26"/>
          <w:lang w:val="en-US"/>
        </w:rPr>
        <w:t>When two hard steel balls, or similar, are brought gently into contact with each other, an unusual ‘chirping’ sound may be produced. Investigate and explain the nature of the sound.</w:t>
      </w:r>
      <w:r w:rsidRPr="00E029D2">
        <w:rPr>
          <w:sz w:val="26"/>
          <w:szCs w:val="26"/>
          <w:lang w:val="en-US"/>
        </w:rPr>
        <w:t>”</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 xml:space="preserve">Material aneinander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International Young Physicists Tournament</w:t>
      </w:r>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0470F0E7"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del w:id="8" w:author="Annette Schelten" w:date="2014-12-05T12:49:00Z">
        <w:r w:rsidR="00461909" w:rsidRPr="00426039" w:rsidDel="00E029D2">
          <w:rPr>
            <w:sz w:val="26"/>
            <w:szCs w:val="26"/>
          </w:rPr>
          <w:delText xml:space="preserve">mit </w:delText>
        </w:r>
      </w:del>
      <w:ins w:id="9" w:author="Annette Schelten" w:date="2014-12-05T12:49:00Z">
        <w:r w:rsidR="00E029D2">
          <w:rPr>
            <w:sz w:val="26"/>
            <w:szCs w:val="26"/>
          </w:rPr>
          <w:t xml:space="preserve">von </w:t>
        </w:r>
        <w:r w:rsidR="00E029D2" w:rsidRPr="00426039">
          <w:rPr>
            <w:sz w:val="26"/>
            <w:szCs w:val="26"/>
          </w:rPr>
          <w:t xml:space="preserve"> </w:t>
        </w:r>
        <w:r w:rsidR="00E029D2">
          <w:rPr>
            <w:sz w:val="26"/>
            <w:szCs w:val="26"/>
          </w:rPr>
          <w:t xml:space="preserve">einer vorher festgelegten </w:t>
        </w:r>
      </w:ins>
      <w:del w:id="10" w:author="Annette Schelten" w:date="2014-12-05T12:49:00Z">
        <w:r w:rsidR="00426039" w:rsidRPr="00426039" w:rsidDel="00E029D2">
          <w:rPr>
            <w:sz w:val="26"/>
            <w:szCs w:val="26"/>
          </w:rPr>
          <w:delText xml:space="preserve">genau </w:delText>
        </w:r>
        <w:r w:rsidR="003627A1" w:rsidRPr="00426039" w:rsidDel="00E029D2">
          <w:rPr>
            <w:sz w:val="26"/>
            <w:szCs w:val="26"/>
          </w:rPr>
          <w:delText xml:space="preserve">einer </w:delText>
        </w:r>
      </w:del>
      <w:r w:rsidR="003627A1" w:rsidRPr="00426039">
        <w:rPr>
          <w:sz w:val="26"/>
          <w:szCs w:val="26"/>
        </w:rPr>
        <w:t>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66D368A9"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 xml:space="preserve">Eigenschaft des Tones </w:t>
      </w:r>
      <w:r w:rsidR="00EB663C">
        <w:rPr>
          <w:sz w:val="26"/>
          <w:szCs w:val="26"/>
        </w:rPr>
        <w:t>untersuchen.</w:t>
      </w:r>
    </w:p>
    <w:p w14:paraId="208FF001" w14:textId="12D23D39" w:rsidR="00D03EAD" w:rsidRDefault="00D03EAD">
      <w:pPr>
        <w:rPr>
          <w:sz w:val="26"/>
          <w:szCs w:val="26"/>
        </w:rPr>
      </w:pP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eastAsia="de-DE"/>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.1 Versuchsaufbau</w:t>
      </w:r>
    </w:p>
    <w:p w14:paraId="2CBB8F9B" w14:textId="77777777" w:rsidR="008444C0" w:rsidRPr="0043536E" w:rsidRDefault="008444C0" w:rsidP="008C6EBD">
      <w:pPr>
        <w:rPr>
          <w:sz w:val="24"/>
          <w:szCs w:val="24"/>
        </w:rPr>
      </w:pPr>
    </w:p>
    <w:p w14:paraId="203A0B5E" w14:textId="7BD6840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rausspringen</w:t>
      </w:r>
      <w:ins w:id="11" w:author="Annette Schelten" w:date="2014-12-05T12:52:00Z">
        <w:r w:rsidR="00E029D2">
          <w:rPr>
            <w:sz w:val="26"/>
            <w:szCs w:val="26"/>
          </w:rPr>
          <w:t>,</w:t>
        </w:r>
      </w:ins>
      <w:r w:rsidRPr="0043536E">
        <w:rPr>
          <w:sz w:val="26"/>
          <w:szCs w:val="26"/>
        </w:rPr>
        <w:t xml:space="preserve">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6F936CD6" w:rsidR="00476894" w:rsidRPr="0043536E" w:rsidRDefault="00476894" w:rsidP="009E164A">
      <w:pPr>
        <w:rPr>
          <w:sz w:val="26"/>
          <w:szCs w:val="26"/>
        </w:rPr>
      </w:pPr>
      <w:r w:rsidRPr="0043536E">
        <w:rPr>
          <w:sz w:val="26"/>
          <w:szCs w:val="26"/>
        </w:rPr>
        <w:t>Wie beim Versuchsaufbau schon beschrieben</w:t>
      </w:r>
      <w:ins w:id="12" w:author="Annette Schelten" w:date="2014-12-05T12:52:00Z">
        <w:r w:rsidR="00E029D2">
          <w:rPr>
            <w:sz w:val="26"/>
            <w:szCs w:val="26"/>
          </w:rPr>
          <w:t>,</w:t>
        </w:r>
      </w:ins>
      <w:r w:rsidRPr="0043536E">
        <w:rPr>
          <w:sz w:val="26"/>
          <w:szCs w:val="26"/>
        </w:rPr>
        <w:t xml:space="preserve">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commentRangeStart w:id="13"/>
      <w:r w:rsidRPr="0043536E">
        <w:rPr>
          <w:noProof/>
          <w:lang w:eastAsia="de-DE"/>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commentRangeEnd w:id="13"/>
      <w:r w:rsidR="00E029D2">
        <w:rPr>
          <w:rStyle w:val="Kommentarzeichen"/>
        </w:rPr>
        <w:commentReference w:id="13"/>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4B22C487"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003F7190">
        <w:rPr>
          <w:sz w:val="26"/>
          <w:szCs w:val="26"/>
        </w:rPr>
        <w:t xml:space="preserve">gibt die Funktionsgleichung </w:t>
      </w:r>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7" o:title=""/>
          </v:shape>
          <o:OLEObject Type="Embed" ProgID="Equation.DSMT4" ShapeID="_x0000_i1025" DrawAspect="Content" ObjectID="_1479300117" r:id="rId18"/>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w:t>
      </w:r>
      <w:commentRangeStart w:id="14"/>
      <w:r w:rsidR="000742F9" w:rsidRPr="0043536E">
        <w:rPr>
          <w:sz w:val="26"/>
          <w:szCs w:val="26"/>
        </w:rPr>
        <w:t xml:space="preserve">Faktor </w:t>
      </w:r>
      <w:r w:rsidR="000742F9" w:rsidRPr="0043536E">
        <w:rPr>
          <w:i/>
          <w:sz w:val="26"/>
          <w:szCs w:val="26"/>
        </w:rPr>
        <w:t>0,8</w:t>
      </w:r>
      <w:r w:rsidR="00246E75" w:rsidRPr="0043536E">
        <w:rPr>
          <w:sz w:val="26"/>
          <w:szCs w:val="26"/>
        </w:rPr>
        <w:t xml:space="preserve"> </w:t>
      </w:r>
      <w:commentRangeEnd w:id="14"/>
      <w:r w:rsidR="003015C7">
        <w:rPr>
          <w:rStyle w:val="Kommentarzeichen"/>
        </w:rPr>
        <w:commentReference w:id="14"/>
      </w:r>
      <w:r w:rsidR="00246E75" w:rsidRPr="0043536E">
        <w:rPr>
          <w:sz w:val="26"/>
          <w:szCs w:val="26"/>
        </w:rPr>
        <w:t>und 1,26 ist die berechnete Startamplitude.</w:t>
      </w:r>
    </w:p>
    <w:p w14:paraId="17F36DE8" w14:textId="3B5A09D7" w:rsidR="00F837A0" w:rsidRPr="0043536E" w:rsidRDefault="007139AF" w:rsidP="00955B10">
      <w:pPr>
        <w:ind w:hanging="567"/>
        <w:rPr>
          <w:sz w:val="24"/>
          <w:szCs w:val="24"/>
        </w:rPr>
      </w:pPr>
      <w:r w:rsidRPr="0043536E">
        <w:rPr>
          <w:noProof/>
          <w:lang w:eastAsia="de-DE"/>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2799DF7D"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 xml:space="preserve">s verringert sich </w:t>
      </w:r>
      <w:commentRangeStart w:id="15"/>
      <w:r w:rsidR="004B1D6E" w:rsidRPr="0043536E">
        <w:rPr>
          <w:sz w:val="26"/>
          <w:szCs w:val="26"/>
        </w:rPr>
        <w:t>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commentRangeEnd w:id="15"/>
      <w:r w:rsidR="003015C7">
        <w:rPr>
          <w:rStyle w:val="Kommentarzeichen"/>
        </w:rPr>
        <w:commentReference w:id="15"/>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20"/>
          <w:footerReference w:type="default" r:id="rId21"/>
          <w:headerReference w:type="first" r:id="rId22"/>
          <w:footerReference w:type="first" r:id="rId23"/>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20A8F111" w:rsidR="00246E75" w:rsidRPr="0043536E" w:rsidRDefault="00E029D2"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n</m:t>
              </m:r>
            </m:sub>
          </m:sSub>
        </m:oMath>
      </m:oMathPara>
    </w:p>
    <w:p w14:paraId="16E86EB8" w14:textId="77777777" w:rsidR="00CC7FCE" w:rsidRPr="0043536E" w:rsidRDefault="00CC7FCE" w:rsidP="008C6EBD">
      <w:pPr>
        <w:rPr>
          <w:sz w:val="30"/>
          <w:szCs w:val="30"/>
        </w:rPr>
      </w:pPr>
    </w:p>
    <w:p w14:paraId="330A2262" w14:textId="139F7B32" w:rsidR="00246E75" w:rsidRPr="0043536E" w:rsidRDefault="00E029D2"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E029D2"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67300381"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 xml:space="preserve">zelnen Zeitabständen, hier mit </w:t>
      </w:r>
      <m:oMath>
        <m:r>
          <w:rPr>
            <w:rFonts w:ascii="Cambria Math" w:hAnsi="Cambria Math"/>
            <w:sz w:val="30"/>
            <w:szCs w:val="30"/>
          </w:rPr>
          <m:t>δ</m:t>
        </m:r>
      </m:oMath>
      <w:r w:rsidRPr="0043536E">
        <w:rPr>
          <w:sz w:val="26"/>
          <w:szCs w:val="26"/>
        </w:rPr>
        <w:t xml:space="preserve"> be</w:t>
      </w:r>
      <w:ins w:id="16" w:author="Annette Schelten" w:date="2014-12-05T13:02:00Z">
        <w:r w:rsidR="003015C7">
          <w:rPr>
            <w:sz w:val="26"/>
            <w:szCs w:val="26"/>
          </w:rPr>
          <w:t>zeichnet</w:t>
        </w:r>
      </w:ins>
      <w:del w:id="17" w:author="Annette Schelten" w:date="2014-12-05T13:02:00Z">
        <w:r w:rsidRPr="0043536E" w:rsidDel="003015C7">
          <w:rPr>
            <w:sz w:val="26"/>
            <w:szCs w:val="26"/>
          </w:rPr>
          <w:delText>nannt</w:delText>
        </w:r>
      </w:del>
      <w:r w:rsidRPr="0043536E">
        <w:rPr>
          <w:sz w:val="26"/>
          <w:szCs w:val="26"/>
        </w:rPr>
        <w:t xml:space="preserve">. </w:t>
      </w:r>
      <w:commentRangeStart w:id="18"/>
      <w:r w:rsidRPr="0043536E">
        <w:rPr>
          <w:sz w:val="26"/>
          <w:szCs w:val="26"/>
        </w:rPr>
        <w:t xml:space="preserve">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A403DF">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pt" o:ole="">
            <v:imagedata r:id="rId24" o:title=""/>
          </v:shape>
          <o:OLEObject Type="Embed" ProgID="Equation.DSMT4" ShapeID="_x0000_i1026" DrawAspect="Content" ObjectID="_1479300118" r:id="rId25"/>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darstellen können</w:t>
      </w:r>
      <w:commentRangeEnd w:id="18"/>
      <w:r w:rsidR="00953EA5">
        <w:rPr>
          <w:rStyle w:val="Kommentarzeichen"/>
        </w:rPr>
        <w:commentReference w:id="18"/>
      </w:r>
      <w:r w:rsidRPr="0043536E">
        <w:rPr>
          <w:sz w:val="26"/>
          <w:szCs w:val="26"/>
        </w:rPr>
        <w:t xml:space="preserve">. Durch diese Gesamtzeit </w:t>
      </w:r>
      <w:r w:rsidR="003D5A40" w:rsidRPr="0043536E">
        <w:rPr>
          <w:position w:val="-12"/>
          <w:sz w:val="26"/>
          <w:szCs w:val="26"/>
        </w:rPr>
        <w:object w:dxaOrig="380" w:dyaOrig="360" w14:anchorId="5E30E5B8">
          <v:shape id="_x0000_i1027" type="#_x0000_t75" style="width:19.65pt;height:18.8pt" o:ole="">
            <v:imagedata r:id="rId26" o:title=""/>
          </v:shape>
          <o:OLEObject Type="Embed" ProgID="Equation.DSMT4" ShapeID="_x0000_i1027" DrawAspect="Content" ObjectID="_1479300119" r:id="rId27"/>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hier </w:t>
      </w:r>
      <w:r w:rsidR="00D81FD0" w:rsidRPr="0043536E">
        <w:rPr>
          <w:position w:val="-12"/>
          <w:sz w:val="26"/>
          <w:szCs w:val="26"/>
        </w:rPr>
        <w:object w:dxaOrig="279" w:dyaOrig="360" w14:anchorId="4B05AEE3">
          <v:shape id="_x0000_i1028" type="#_x0000_t75" style="width:13.9pt;height:16.35pt" o:ole="">
            <v:imagedata r:id="rId28" o:title=""/>
          </v:shape>
          <o:OLEObject Type="Embed" ProgID="Equation.DSMT4" ShapeID="_x0000_i1028" DrawAspect="Content" ObjectID="_1479300120" r:id="rId29"/>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45pt;height:19.65pt" o:ole="">
            <v:imagedata r:id="rId30" o:title=""/>
          </v:shape>
          <o:OLEObject Type="Embed" ProgID="Equation.DSMT4" ShapeID="_x0000_i1029" DrawAspect="Content" ObjectID="_1479300121" r:id="rId31"/>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pt;height:16.35pt" o:ole="">
            <v:imagedata r:id="rId32" o:title=""/>
          </v:shape>
          <o:OLEObject Type="Embed" ProgID="Equation.DSMT4" ShapeID="_x0000_i1030" DrawAspect="Content" ObjectID="_1479300122" r:id="rId33"/>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E029D2"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multipl</w:t>
      </w:r>
      <w:bookmarkStart w:id="19" w:name="_GoBack"/>
      <w:bookmarkEnd w:id="19"/>
      <w:r w:rsidR="005C1328" w:rsidRPr="0043536E">
        <w:rPr>
          <w:sz w:val="26"/>
          <w:szCs w:val="26"/>
        </w:rPr>
        <w:t>izieren wir mit</w:t>
      </w:r>
      <w:r w:rsidR="00D03EAD">
        <w:rPr>
          <w:sz w:val="26"/>
          <w:szCs w:val="26"/>
        </w:rPr>
        <w:t xml:space="preserve"> </w:t>
      </w:r>
      <w:r w:rsidR="00195D23" w:rsidRPr="0043536E">
        <w:rPr>
          <w:position w:val="-10"/>
          <w:sz w:val="26"/>
          <w:szCs w:val="26"/>
        </w:rPr>
        <w:object w:dxaOrig="540" w:dyaOrig="320" w14:anchorId="1AA47180">
          <v:shape id="_x0000_i1031" type="#_x0000_t75" style="width:27pt;height:15.55pt" o:ole="">
            <v:imagedata r:id="rId34" o:title=""/>
          </v:shape>
          <o:OLEObject Type="Embed" ProgID="Equation.DSMT4" ShapeID="_x0000_i1031" DrawAspect="Content" ObjectID="_1479300123" r:id="rId35"/>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6" o:title=""/>
          </v:shape>
          <o:OLEObject Type="Embed" ProgID="Equation.DSMT4" ShapeID="_x0000_i1032" DrawAspect="Content" ObjectID="_1479300124" r:id="rId37"/>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commentRangeStart w:id="20"/>
      <w:r w:rsidRPr="0043536E">
        <w:rPr>
          <w:sz w:val="26"/>
          <w:szCs w:val="26"/>
        </w:rPr>
        <w:t xml:space="preserve">Momentanzeit </w:t>
      </w:r>
      <w:commentRangeEnd w:id="20"/>
      <w:r w:rsidR="00953EA5">
        <w:rPr>
          <w:rStyle w:val="Kommentarzeichen"/>
        </w:rPr>
        <w:commentReference w:id="20"/>
      </w:r>
      <w:r w:rsidR="00D81FD0" w:rsidRPr="0043536E">
        <w:rPr>
          <w:position w:val="-12"/>
          <w:sz w:val="26"/>
          <w:szCs w:val="26"/>
        </w:rPr>
        <w:object w:dxaOrig="220" w:dyaOrig="360" w14:anchorId="0DAD7B7B">
          <v:shape id="_x0000_i1033" type="#_x0000_t75" style="width:9.8pt;height:16.35pt" o:ole="">
            <v:imagedata r:id="rId38" o:title=""/>
          </v:shape>
          <o:OLEObject Type="Embed" ProgID="Equation.DSMT4" ShapeID="_x0000_i1033" DrawAspect="Content" ObjectID="_1479300125" r:id="rId39"/>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40" o:title=""/>
          </v:shape>
          <o:OLEObject Type="Embed" ProgID="Equation.DSMT4" ShapeID="_x0000_i1034" DrawAspect="Content" ObjectID="_1479300126" r:id="rId41"/>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2CABC6C"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w:t>
      </w:r>
      <w:r w:rsidR="00A403DF">
        <w:rPr>
          <w:sz w:val="26"/>
          <w:szCs w:val="26"/>
        </w:rPr>
        <w:t>Abb 6.1</w:t>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eastAsia="de-DE"/>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6.1 Amplitude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E029D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E029D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E029D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E029D2"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E029D2"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25pt;height:10.65pt" o:ole="">
            <v:imagedata r:id="rId43" o:title=""/>
          </v:shape>
          <o:OLEObject Type="Embed" ProgID="Equation.DSMT4" ShapeID="_x0000_i1035" DrawAspect="Content" ObjectID="_1479300127" r:id="rId44"/>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25pt;height:10.65pt" o:ole="">
            <v:imagedata r:id="rId43" o:title=""/>
          </v:shape>
          <o:OLEObject Type="Embed" ProgID="Equation.DSMT4" ShapeID="_x0000_i1036" DrawAspect="Content" ObjectID="_1479300128" r:id="rId45"/>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1pt;height:9.8pt" o:ole="">
            <v:imagedata r:id="rId46" o:title=""/>
          </v:shape>
          <o:OLEObject Type="Embed" ProgID="Equation.DSMT4" ShapeID="_x0000_i1037" DrawAspect="Content" ObjectID="_1479300129" r:id="rId47"/>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55pt;height:15.55pt" o:ole="">
            <v:imagedata r:id="rId48" o:title=""/>
          </v:shape>
          <o:OLEObject Type="Embed" ProgID="Equation.DSMT4" ShapeID="_x0000_i1038" DrawAspect="Content" ObjectID="_1479300130" r:id="rId49"/>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1pt;height:9.8pt" o:ole="">
            <v:imagedata r:id="rId50" o:title=""/>
          </v:shape>
          <o:OLEObject Type="Embed" ProgID="Equation.DSMT4" ShapeID="_x0000_i1039" DrawAspect="Content" ObjectID="_1479300131" r:id="rId51"/>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55pt;height:15.55pt" o:ole="">
            <v:imagedata r:id="rId52" o:title=""/>
          </v:shape>
          <o:OLEObject Type="Embed" ProgID="Equation.DSMT4" ShapeID="_x0000_i1040" DrawAspect="Content" ObjectID="_1479300132" r:id="rId53"/>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16AB54ED"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w:t>
      </w:r>
      <w:r w:rsidR="00A403DF">
        <w:rPr>
          <w:sz w:val="26"/>
          <w:szCs w:val="26"/>
        </w:rPr>
        <w:t>den</w:t>
      </w:r>
      <w:r w:rsidR="00A403DF" w:rsidRPr="0043536E">
        <w:rPr>
          <w:sz w:val="26"/>
          <w:szCs w:val="26"/>
        </w:rPr>
        <w:t xml:space="preserve"> </w:t>
      </w:r>
      <w:r w:rsidRPr="0043536E">
        <w:rPr>
          <w:sz w:val="26"/>
          <w:szCs w:val="26"/>
        </w:rPr>
        <w:t xml:space="preserve">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1pt;height:15.55pt" o:ole="">
            <v:imagedata r:id="rId54" o:title=""/>
          </v:shape>
          <o:OLEObject Type="Embed" ProgID="Equation.DSMT4" ShapeID="_x0000_i1041" DrawAspect="Content" ObjectID="_1479300133" r:id="rId55"/>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zu </w:t>
      </w:r>
      <w:r w:rsidRPr="0043536E">
        <w:rPr>
          <w:position w:val="-6"/>
          <w:sz w:val="26"/>
          <w:szCs w:val="26"/>
        </w:rPr>
        <w:object w:dxaOrig="240" w:dyaOrig="320" w14:anchorId="12A350B5">
          <v:shape id="_x0000_i1042" type="#_x0000_t75" style="width:12.25pt;height:15.55pt" o:ole="">
            <v:imagedata r:id="rId56" o:title=""/>
          </v:shape>
          <o:OLEObject Type="Embed" ProgID="Equation.DSMT4" ShapeID="_x0000_i1042" DrawAspect="Content" ObjectID="_1479300134" r:id="rId57"/>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1pt;height:14.75pt" o:ole="">
            <v:imagedata r:id="rId58" o:title=""/>
          </v:shape>
          <o:OLEObject Type="Embed" ProgID="Equation.DSMT4" ShapeID="_x0000_i1043" DrawAspect="Content" ObjectID="_1479300135" r:id="rId59"/>
        </w:object>
      </w:r>
      <w:r w:rsidRPr="0043536E">
        <w:rPr>
          <w:sz w:val="26"/>
          <w:szCs w:val="26"/>
        </w:rPr>
        <w:t xml:space="preserve"> </w:t>
      </w:r>
      <w:del w:id="21" w:author="Leo" w:date="2014-12-04T23:06:00Z">
        <w:r w:rsidRPr="0043536E" w:rsidDel="003E79D2">
          <w:rPr>
            <w:sz w:val="26"/>
            <w:szCs w:val="26"/>
          </w:rPr>
          <w:delText xml:space="preserve"> </w:delText>
        </w:r>
      </w:del>
      <w:r w:rsidRPr="0043536E">
        <w:rPr>
          <w:sz w:val="26"/>
          <w:szCs w:val="26"/>
        </w:rPr>
        <w:t xml:space="preserve">ab, das heißt mit </w:t>
      </w:r>
      <w:r w:rsidRPr="0043536E">
        <w:rPr>
          <w:position w:val="-6"/>
          <w:sz w:val="26"/>
          <w:szCs w:val="26"/>
        </w:rPr>
        <w:object w:dxaOrig="340" w:dyaOrig="320" w14:anchorId="49F1D486">
          <v:shape id="_x0000_i1044" type="#_x0000_t75" style="width:16.35pt;height:15.55pt" o:ole="">
            <v:imagedata r:id="rId60" o:title=""/>
          </v:shape>
          <o:OLEObject Type="Embed" ProgID="Equation.DSMT4" ShapeID="_x0000_i1044" DrawAspect="Content" ObjectID="_1479300136" r:id="rId61"/>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E029D2"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E029D2"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eastAsia="de-DE"/>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63A94DBE" w:rsidR="004D64D5" w:rsidRPr="0043536E" w:rsidRDefault="003F7190" w:rsidP="00B53009">
      <w:pPr>
        <w:rPr>
          <w:sz w:val="26"/>
          <w:szCs w:val="26"/>
        </w:rPr>
      </w:pPr>
      <w:r>
        <w:rPr>
          <w:sz w:val="26"/>
          <w:szCs w:val="26"/>
        </w:rPr>
        <w:t xml:space="preserve">Der Zeitpunkt der Peaks ergibt sich aus der ersten Nullstelle des Graphen mit der gegebenen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25pt;height:15.55pt" o:ole="">
            <v:imagedata r:id="rId63" o:title=""/>
          </v:shape>
          <o:OLEObject Type="Embed" ProgID="Equation.DSMT4" ShapeID="_x0000_i1045" DrawAspect="Content" ObjectID="_1479300137" r:id="rId64"/>
        </w:object>
      </w:r>
      <w:r w:rsidRPr="0043536E">
        <w:rPr>
          <w:sz w:val="26"/>
          <w:szCs w:val="26"/>
        </w:rPr>
        <w:t xml:space="preserve"> , damit wäre es bei a=1: </w:t>
      </w:r>
      <w:r w:rsidRPr="0043536E">
        <w:rPr>
          <w:position w:val="-6"/>
        </w:rPr>
        <w:object w:dxaOrig="260" w:dyaOrig="320" w14:anchorId="3BA4AA1B">
          <v:shape id="_x0000_i1046" type="#_x0000_t75" style="width:13.1pt;height:15.55pt" o:ole="">
            <v:imagedata r:id="rId65" o:title=""/>
          </v:shape>
          <o:OLEObject Type="Embed" ProgID="Equation.DSMT4" ShapeID="_x0000_i1046" DrawAspect="Content" ObjectID="_1479300138" r:id="rId66"/>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lastRenderedPageBreak/>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1pt;height:15.55pt" o:ole="">
            <v:imagedata r:id="rId67" o:title=""/>
          </v:shape>
          <o:OLEObject Type="Embed" ProgID="Equation.DSMT4" ShapeID="_x0000_i1047" DrawAspect="Content" ObjectID="_1479300139" r:id="rId68"/>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eastAsia="de-DE"/>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70"/>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xml:space="preserve">. Allerdings werden sie nun mit </w:t>
      </w:r>
      <w:r w:rsidRPr="0043536E">
        <w:rPr>
          <w:rFonts w:ascii="Calibri" w:eastAsia="Calibri" w:hAnsi="Calibri" w:cs="Calibri"/>
          <w:sz w:val="26"/>
          <w:szCs w:val="26"/>
        </w:rPr>
        <w:lastRenderedPageBreak/>
        <w:t>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43536E" w:rsidRDefault="00BB24DD" w:rsidP="008C6EBD">
      <w:pPr>
        <w:rPr>
          <w:sz w:val="28"/>
          <w:szCs w:val="24"/>
          <w:u w:val="single"/>
        </w:rPr>
      </w:pPr>
      <w:r w:rsidRPr="0043536E">
        <w:rPr>
          <w:sz w:val="28"/>
          <w:szCs w:val="24"/>
          <w:u w:val="single"/>
        </w:rPr>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5DA26B15" w14:textId="77777777" w:rsidR="003F7190" w:rsidRDefault="003F7190" w:rsidP="00D03EAD">
      <w:pPr>
        <w:jc w:val="left"/>
        <w:rPr>
          <w:sz w:val="26"/>
          <w:szCs w:val="26"/>
        </w:rPr>
        <w:sectPr w:rsidR="003F7190" w:rsidSect="000A2C9C">
          <w:footerReference w:type="default" r:id="rId71"/>
          <w:type w:val="continuous"/>
          <w:pgSz w:w="11906" w:h="16838"/>
          <w:pgMar w:top="1417" w:right="1417" w:bottom="1134" w:left="1417" w:header="708" w:footer="708" w:gutter="0"/>
          <w:pgNumType w:fmt="numberInDash"/>
          <w:cols w:space="708"/>
          <w:docGrid w:linePitch="360"/>
        </w:sectPr>
      </w:pPr>
    </w:p>
    <w:p w14:paraId="43AE7184" w14:textId="77777777" w:rsidR="003F7190" w:rsidRDefault="003F7190" w:rsidP="003F7190">
      <w:pPr>
        <w:rPr>
          <w:sz w:val="28"/>
          <w:szCs w:val="28"/>
          <w:u w:val="single"/>
        </w:rPr>
      </w:pPr>
      <w:r w:rsidRPr="00683E3A">
        <w:rPr>
          <w:sz w:val="28"/>
          <w:szCs w:val="28"/>
          <w:u w:val="single"/>
        </w:rPr>
        <w:lastRenderedPageBreak/>
        <w:t>Auswertung des Wettbewerbs (Jugend Forscht)</w:t>
      </w:r>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3F7190">
          <w:pgSz w:w="11906" w:h="16838"/>
          <w:pgMar w:top="1417" w:right="1417" w:bottom="1134" w:left="1417" w:header="708" w:footer="708" w:gutter="0"/>
          <w:pgNumType w:start="14"/>
          <w:cols w:space="708"/>
          <w:docGrid w:linePitch="360"/>
        </w:sectPr>
      </w:pPr>
    </w:p>
    <w:p w14:paraId="451BBE8F" w14:textId="77777777" w:rsidR="003F7190" w:rsidRDefault="003F7190" w:rsidP="003F7190">
      <w:pPr>
        <w:rPr>
          <w:sz w:val="26"/>
          <w:szCs w:val="26"/>
        </w:rPr>
      </w:pPr>
      <w:r>
        <w:rPr>
          <w:noProof/>
          <w:sz w:val="26"/>
          <w:szCs w:val="26"/>
          <w:lang w:eastAsia="de-DE"/>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0C96174D" w14:textId="4CFB56C4"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 bei der wir noch einen komplizierten Aufbau mit Gummis benutzten, der in ungenauen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C0D8AB4" w:rsidR="003F7190" w:rsidRDefault="003F7190" w:rsidP="003F7190">
      <w:pPr>
        <w:rPr>
          <w:sz w:val="26"/>
          <w:szCs w:val="26"/>
        </w:rPr>
      </w:pPr>
      <w:r>
        <w:rPr>
          <w:sz w:val="26"/>
          <w:szCs w:val="26"/>
        </w:rPr>
        <w:lastRenderedPageBreak/>
        <w:t xml:space="preserve">Schon bei dem Jury Gespräch am 24.02. hatten wir ein gutes Gefühl, vor allem weil ein Juror (Herr Dr. Alexander Gottberg) angeboten hat, dass wir uns nochmal im Nachhinein mit ihm über unser Projekt unterhalten. Am Nachmittag haben wir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w:t>
      </w:r>
      <w:r w:rsidR="003B6944">
        <w:rPr>
          <w:sz w:val="26"/>
          <w:szCs w:val="26"/>
        </w:rPr>
        <w:t>wir es jetzt tun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verwenden.</w:t>
      </w:r>
    </w:p>
    <w:p w14:paraId="0A6E2F67" w14:textId="77777777" w:rsidR="003F7190" w:rsidRDefault="003F7190" w:rsidP="003F7190">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mehrere Gruppen aus unserer Schule erfolgreich am Regionalwettbewerb teilgenommen haben und es in verschiedenen Fachbereichen in den Landeswettbewerb geschafft haben.</w:t>
      </w:r>
    </w:p>
    <w:p w14:paraId="401D445B" w14:textId="1CC77457" w:rsidR="003F7190" w:rsidRDefault="003B6944" w:rsidP="003F7190">
      <w:pPr>
        <w:rPr>
          <w:sz w:val="26"/>
          <w:szCs w:val="26"/>
        </w:rPr>
      </w:pPr>
      <w:r>
        <w:rPr>
          <w:sz w:val="26"/>
          <w:szCs w:val="26"/>
        </w:rPr>
        <w:t xml:space="preserve">Die Landesrunde </w:t>
      </w:r>
      <w:r w:rsidR="003F7190">
        <w:rPr>
          <w:sz w:val="26"/>
          <w:szCs w:val="26"/>
        </w:rPr>
        <w:t>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134A67E3" w14:textId="5ECFF5A5" w:rsidR="003F7190" w:rsidRDefault="003F7190" w:rsidP="003F7190">
      <w:pPr>
        <w:rPr>
          <w:sz w:val="26"/>
          <w:szCs w:val="26"/>
        </w:rPr>
      </w:pPr>
      <w:r>
        <w:rPr>
          <w:sz w:val="26"/>
          <w:szCs w:val="26"/>
        </w:rPr>
        <w:t>Am 26. März stellte sich bei der Siegerehrung enttäuschend</w:t>
      </w:r>
      <w:r w:rsidR="003B6944">
        <w:rPr>
          <w:sz w:val="26"/>
          <w:szCs w:val="26"/>
        </w:rPr>
        <w:t>er Weise</w:t>
      </w:r>
      <w:r>
        <w:rPr>
          <w:sz w:val="26"/>
          <w:szCs w:val="26"/>
        </w:rPr>
        <w:t xml:space="preserve">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w:t>
      </w:r>
      <w:r w:rsidR="003B6944">
        <w:rPr>
          <w:sz w:val="26"/>
          <w:szCs w:val="26"/>
        </w:rPr>
        <w:t>icht vollständig folgen konnte.</w:t>
      </w:r>
    </w:p>
    <w:p w14:paraId="6B0F9CDF" w14:textId="77777777" w:rsidR="003B6944" w:rsidRDefault="003B6944" w:rsidP="003F7190">
      <w:pPr>
        <w:rPr>
          <w:sz w:val="26"/>
          <w:szCs w:val="26"/>
        </w:rPr>
        <w:sectPr w:rsidR="003B6944" w:rsidSect="003F7190">
          <w:type w:val="continuous"/>
          <w:pgSz w:w="11906" w:h="16838"/>
          <w:pgMar w:top="1417" w:right="1417" w:bottom="1134" w:left="1417" w:header="708" w:footer="708" w:gutter="0"/>
          <w:pgNumType w:start="14"/>
          <w:cols w:space="708"/>
          <w:docGrid w:linePitch="360"/>
        </w:sectPr>
      </w:pPr>
    </w:p>
    <w:p w14:paraId="1278C0E0" w14:textId="45C64F8E" w:rsidR="003F7190" w:rsidRDefault="003F7190">
      <w:pPr>
        <w:rPr>
          <w:sz w:val="26"/>
          <w:szCs w:val="26"/>
        </w:rPr>
      </w:pPr>
    </w:p>
    <w:p w14:paraId="7287EE91" w14:textId="77777777" w:rsidR="003F7190" w:rsidRDefault="003F7190">
      <w:pPr>
        <w:rPr>
          <w:sz w:val="26"/>
          <w:szCs w:val="26"/>
        </w:rPr>
      </w:pPr>
      <w:r>
        <w:rPr>
          <w:sz w:val="26"/>
          <w:szCs w:val="26"/>
        </w:rPr>
        <w:br w:type="page"/>
      </w:r>
    </w:p>
    <w:p w14:paraId="4FA6C79A"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6D471E52"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s wurden zwei Präs</w:t>
      </w:r>
      <w:r w:rsidR="003B6944">
        <w:rPr>
          <w:sz w:val="26"/>
          <w:szCs w:val="26"/>
        </w:rPr>
        <w:t>entationen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3F7190">
          <w:type w:val="continuous"/>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eastAsia="de-DE"/>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Default="00B3037D">
      <w:pPr>
        <w:rPr>
          <w:sz w:val="28"/>
          <w:szCs w:val="28"/>
          <w:u w:val="single"/>
        </w:rPr>
      </w:pPr>
      <w:r w:rsidRPr="00B3037D">
        <w:rPr>
          <w:sz w:val="28"/>
          <w:szCs w:val="28"/>
          <w:u w:val="single"/>
        </w:rPr>
        <w:t>Frequenz des Tones</w:t>
      </w:r>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diese zu ermitteln. Die Eigenfrequenz der Kugeln kann es nicht sein,</w:t>
      </w:r>
      <w:r w:rsidR="004C25C4">
        <w:rPr>
          <w:sz w:val="26"/>
          <w:szCs w:val="26"/>
        </w:rPr>
        <w:t xml:space="preserve"> da diese sich wie folgt berechnet: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596C4149" w:rsidR="004C25C4" w:rsidRPr="005742AD" w:rsidRDefault="004C25C4">
      <w:pPr>
        <w:rPr>
          <w:sz w:val="26"/>
          <w:szCs w:val="26"/>
        </w:rPr>
      </w:pPr>
      <w:r w:rsidRPr="005742AD">
        <w:rPr>
          <w:sz w:val="26"/>
          <w:szCs w:val="26"/>
        </w:rPr>
        <w:lastRenderedPageBreak/>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Mehraby, H Khademhosseini Beheshti und M. Poursina mit dem Thema </w:t>
      </w:r>
      <w:r w:rsidRPr="00E029D2">
        <w:rPr>
          <w:sz w:val="26"/>
          <w:szCs w:val="26"/>
          <w:rPrChange w:id="22" w:author="Annette Schelten" w:date="2014-12-05T12:46:00Z">
            <w:rPr>
              <w:sz w:val="26"/>
              <w:szCs w:val="26"/>
              <w:lang w:val="en-US"/>
            </w:rPr>
          </w:rPrChange>
        </w:rPr>
        <w:t>„Impact noise radiated by collision of two spheres: Comparison between numerical simulations, experiments and analytical results</w:t>
      </w:r>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 xml:space="preserve">treffen zweier Sphären: Vergleich von nummerischen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eastAsia="de-DE"/>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17B3A96F" w14:textId="42828BD8" w:rsidR="004C25C4" w:rsidRPr="005742AD" w:rsidRDefault="005742AD" w:rsidP="004C25C4">
      <w:pPr>
        <w:rPr>
          <w:sz w:val="26"/>
          <w:szCs w:val="26"/>
        </w:rPr>
      </w:pPr>
      <w:r>
        <w:rPr>
          <w:sz w:val="26"/>
          <w:szCs w:val="26"/>
        </w:rPr>
        <w:t>Das bedeutet</w:t>
      </w:r>
      <w:del w:id="23" w:author="Leo" w:date="2014-12-04T23:17:00Z">
        <w:r w:rsidDel="00221388">
          <w:rPr>
            <w:sz w:val="26"/>
            <w:szCs w:val="26"/>
          </w:rPr>
          <w:delText xml:space="preserve"> </w:delText>
        </w:r>
      </w:del>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4C4FD3E0" w14:textId="27998BC3" w:rsidR="00534C71" w:rsidRPr="00534C71" w:rsidRDefault="00534C71">
      <w:pPr>
        <w:rPr>
          <w:sz w:val="26"/>
          <w:szCs w:val="26"/>
        </w:rPr>
      </w:pPr>
      <w:r w:rsidRPr="00534C71">
        <w:rPr>
          <w:sz w:val="26"/>
          <w:szCs w:val="26"/>
        </w:rPr>
        <w:t>Folgt später</w:t>
      </w:r>
    </w:p>
    <w:p w14:paraId="2D801969" w14:textId="77777777" w:rsidR="00534C71" w:rsidRDefault="00534C71">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1ABC845" w:rsidR="008F6ECE" w:rsidRDefault="008F6ECE">
      <w:pPr>
        <w:rPr>
          <w:sz w:val="26"/>
          <w:szCs w:val="26"/>
        </w:rPr>
      </w:pPr>
      <w:r>
        <w:rPr>
          <w:sz w:val="26"/>
          <w:szCs w:val="26"/>
        </w:rPr>
        <w:t xml:space="preserve">Ein Chirp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6923FE59" w:rsidR="007B3B80" w:rsidRPr="003B6944"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w:t>
      </w:r>
      <w:r w:rsidR="0028526D">
        <w:rPr>
          <w:sz w:val="26"/>
          <w:szCs w:val="26"/>
        </w:rPr>
        <w:lastRenderedPageBreak/>
        <w:t xml:space="preserve">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27C0F031" w14:textId="77777777" w:rsidR="007B3B80" w:rsidRPr="0043536E" w:rsidRDefault="007B3B80" w:rsidP="007B3B80">
      <w:pPr>
        <w:rPr>
          <w:sz w:val="28"/>
          <w:szCs w:val="28"/>
          <w:u w:val="single"/>
        </w:rPr>
      </w:pPr>
      <w:r w:rsidRPr="0043536E">
        <w:rPr>
          <w:sz w:val="28"/>
          <w:szCs w:val="28"/>
          <w:u w:val="single"/>
        </w:rPr>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1.1 Ellipsoiden:</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0E0DF2B7" w14:textId="5F579199" w:rsidR="00084A66" w:rsidRPr="003B6944" w:rsidRDefault="0028526D" w:rsidP="003B6944">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sectPr w:rsidR="00084A66" w:rsidRPr="003B6944" w:rsidSect="004F51E9">
      <w:type w:val="continuous"/>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nnette Schelten" w:date="2014-12-05T12:55:00Z" w:initials="Sel">
    <w:p w14:paraId="0ADAFA34" w14:textId="77149F54" w:rsidR="00E029D2" w:rsidRDefault="00E029D2">
      <w:pPr>
        <w:pStyle w:val="Kommentartext"/>
      </w:pPr>
      <w:r>
        <w:rPr>
          <w:rStyle w:val="Kommentarzeichen"/>
        </w:rPr>
        <w:annotationRef/>
      </w:r>
      <w:r>
        <w:t>einheitenlos klein schreiben</w:t>
      </w:r>
    </w:p>
  </w:comment>
  <w:comment w:id="14" w:author="Annette Schelten" w:date="2014-12-05T12:59:00Z" w:initials="Sel">
    <w:p w14:paraId="35071E62" w14:textId="4DEF4DB7" w:rsidR="003015C7" w:rsidRDefault="003015C7">
      <w:pPr>
        <w:pStyle w:val="Kommentartext"/>
      </w:pPr>
      <w:r>
        <w:rPr>
          <w:rStyle w:val="Kommentarzeichen"/>
        </w:rPr>
        <w:annotationRef/>
      </w:r>
      <w:r>
        <w:t>veringert sichum den Faktor 0,8 ???</w:t>
      </w:r>
    </w:p>
  </w:comment>
  <w:comment w:id="15" w:author="Annette Schelten" w:date="2014-12-05T13:01:00Z" w:initials="Sel">
    <w:p w14:paraId="708555A5" w14:textId="01AAE4A1" w:rsidR="003015C7" w:rsidRDefault="003015C7">
      <w:pPr>
        <w:pStyle w:val="Kommentartext"/>
      </w:pPr>
      <w:r>
        <w:rPr>
          <w:rStyle w:val="Kommentarzeichen"/>
        </w:rPr>
        <w:annotationRef/>
      </w:r>
      <w:r>
        <w:t>???? meint ihr im Durchschnitt????)</w:t>
      </w:r>
    </w:p>
  </w:comment>
  <w:comment w:id="18" w:author="Annette Schelten" w:date="2014-12-05T15:52:00Z" w:initials="Sel">
    <w:p w14:paraId="503E4EB8" w14:textId="659EC4CE" w:rsidR="00953EA5" w:rsidRDefault="00953EA5">
      <w:pPr>
        <w:pStyle w:val="Kommentartext"/>
      </w:pPr>
      <w:r>
        <w:rPr>
          <w:rStyle w:val="Kommentarzeichen"/>
        </w:rPr>
        <w:annotationRef/>
      </w:r>
      <w:r>
        <w:t>Stimmt, wird aber irgendwie nicht richtig klar, ich muss über die Formulierung aber auch noch nachdenken.</w:t>
      </w:r>
    </w:p>
  </w:comment>
  <w:comment w:id="20" w:author="Annette Schelten" w:date="2014-12-05T15:54:00Z" w:initials="Sel">
    <w:p w14:paraId="16F0ED04" w14:textId="1E0B6627" w:rsidR="00953EA5" w:rsidRDefault="00953EA5">
      <w:pPr>
        <w:pStyle w:val="Kommentartext"/>
      </w:pPr>
      <w:r>
        <w:rPr>
          <w:rStyle w:val="Kommentarzeichen"/>
        </w:rPr>
        <w:annotationRef/>
      </w:r>
      <w:r>
        <w:t>Was ist die Momentanzeit? Gibt es dafür auch ein besseres Wort?</w:t>
      </w:r>
    </w:p>
  </w:comment>
</w:comments>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1EFDD8" w14:textId="77777777" w:rsidR="008D3190" w:rsidRDefault="008D3190" w:rsidP="00D34DE1">
      <w:r>
        <w:separator/>
      </w:r>
    </w:p>
  </w:endnote>
  <w:endnote w:type="continuationSeparator" w:id="0">
    <w:p w14:paraId="644806AE" w14:textId="77777777" w:rsidR="008D3190" w:rsidRDefault="008D3190"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E029D2" w:rsidRDefault="00E029D2">
        <w:pPr>
          <w:pStyle w:val="Fuzeile"/>
          <w:jc w:val="right"/>
        </w:pPr>
        <w:r>
          <w:fldChar w:fldCharType="begin"/>
        </w:r>
        <w:r>
          <w:instrText>PAGE   \* MERGEFORMAT</w:instrText>
        </w:r>
        <w:r>
          <w:fldChar w:fldCharType="separate"/>
        </w:r>
        <w:r w:rsidR="003015C7">
          <w:rPr>
            <w:noProof/>
          </w:rPr>
          <w:t>1</w:t>
        </w:r>
        <w:r>
          <w:fldChar w:fldCharType="end"/>
        </w:r>
      </w:p>
    </w:sdtContent>
  </w:sdt>
  <w:p w14:paraId="1F6FB714" w14:textId="6F79B69A" w:rsidR="00E029D2" w:rsidRPr="000A2C9C" w:rsidRDefault="00E029D2">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E029D2" w:rsidRDefault="00E029D2">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E029D2" w:rsidRPr="004350C5" w:rsidRDefault="00E029D2"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E029D2" w:rsidRDefault="00E029D2">
        <w:pPr>
          <w:pStyle w:val="Fuzeile"/>
          <w:jc w:val="right"/>
        </w:pPr>
        <w:r>
          <w:fldChar w:fldCharType="begin"/>
        </w:r>
        <w:r>
          <w:instrText>PAGE   \* MERGEFORMAT</w:instrText>
        </w:r>
        <w:r>
          <w:fldChar w:fldCharType="separate"/>
        </w:r>
        <w:r w:rsidR="00953EA5">
          <w:rPr>
            <w:noProof/>
          </w:rPr>
          <w:t>- 5 -</w:t>
        </w:r>
        <w:r>
          <w:fldChar w:fldCharType="end"/>
        </w:r>
      </w:p>
    </w:sdtContent>
  </w:sdt>
  <w:p w14:paraId="4D9D1BD2" w14:textId="7E03B668" w:rsidR="00E029D2" w:rsidRPr="004350C5" w:rsidRDefault="00E029D2"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E029D2" w:rsidRPr="000A2C9C" w:rsidRDefault="00E029D2"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E029D2" w:rsidRDefault="00E029D2">
        <w:pPr>
          <w:pStyle w:val="Fuzeile"/>
          <w:jc w:val="right"/>
        </w:pPr>
        <w:r>
          <w:fldChar w:fldCharType="begin"/>
        </w:r>
        <w:r>
          <w:instrText>PAGE   \* MERGEFORMAT</w:instrText>
        </w:r>
        <w:r>
          <w:fldChar w:fldCharType="separate"/>
        </w:r>
        <w:r w:rsidR="00953EA5">
          <w:rPr>
            <w:noProof/>
          </w:rPr>
          <w:t>17</w:t>
        </w:r>
        <w:r>
          <w:fldChar w:fldCharType="end"/>
        </w:r>
      </w:p>
    </w:sdtContent>
  </w:sdt>
  <w:p w14:paraId="35F703FC" w14:textId="07B06AF2" w:rsidR="00E029D2" w:rsidRPr="004350C5" w:rsidRDefault="00E029D2"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32857" w14:textId="77777777" w:rsidR="008D3190" w:rsidRDefault="008D3190" w:rsidP="00D34DE1">
      <w:r>
        <w:separator/>
      </w:r>
    </w:p>
  </w:footnote>
  <w:footnote w:type="continuationSeparator" w:id="0">
    <w:p w14:paraId="73689D90" w14:textId="77777777" w:rsidR="008D3190" w:rsidRDefault="008D3190"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E029D2" w:rsidRDefault="00E029D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E029D2" w:rsidRDefault="00E029D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E029D2" w:rsidRDefault="00E029D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015C7"/>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4C71"/>
    <w:rsid w:val="005351F4"/>
    <w:rsid w:val="00535279"/>
    <w:rsid w:val="0054340F"/>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D3190"/>
    <w:rsid w:val="008E1561"/>
    <w:rsid w:val="008E7114"/>
    <w:rsid w:val="008F0C8E"/>
    <w:rsid w:val="008F6ECE"/>
    <w:rsid w:val="008F7B11"/>
    <w:rsid w:val="009070AE"/>
    <w:rsid w:val="009155DB"/>
    <w:rsid w:val="00926BCF"/>
    <w:rsid w:val="009332C5"/>
    <w:rsid w:val="00953EA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90139"/>
    <w:rsid w:val="00AB08E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29D2"/>
    <w:rsid w:val="00E041DF"/>
    <w:rsid w:val="00E11C8C"/>
    <w:rsid w:val="00E12E1A"/>
    <w:rsid w:val="00E252F1"/>
    <w:rsid w:val="00E30B4C"/>
    <w:rsid w:val="00E5066C"/>
    <w:rsid w:val="00E541B5"/>
    <w:rsid w:val="00E56BCF"/>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31BA"/>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wmf"/><Relationship Id="rId39" Type="http://schemas.openxmlformats.org/officeDocument/2006/relationships/oleObject" Target="embeddings/oleObject9.bin"/><Relationship Id="rId21" Type="http://schemas.openxmlformats.org/officeDocument/2006/relationships/footer" Target="footer3.xml"/><Relationship Id="rId34" Type="http://schemas.openxmlformats.org/officeDocument/2006/relationships/image" Target="media/image12.wmf"/><Relationship Id="rId42" Type="http://schemas.openxmlformats.org/officeDocument/2006/relationships/image" Target="media/image16.JPG"/><Relationship Id="rId47" Type="http://schemas.openxmlformats.org/officeDocument/2006/relationships/oleObject" Target="embeddings/oleObject13.bin"/><Relationship Id="rId50" Type="http://schemas.openxmlformats.org/officeDocument/2006/relationships/image" Target="media/image20.wmf"/><Relationship Id="rId55" Type="http://schemas.openxmlformats.org/officeDocument/2006/relationships/oleObject" Target="embeddings/oleObject17.bin"/><Relationship Id="rId63" Type="http://schemas.openxmlformats.org/officeDocument/2006/relationships/image" Target="media/image27.wmf"/><Relationship Id="rId68" Type="http://schemas.openxmlformats.org/officeDocument/2006/relationships/oleObject" Target="embeddings/oleObject23.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4.bin"/><Relationship Id="rId11" Type="http://schemas.openxmlformats.org/officeDocument/2006/relationships/image" Target="media/image2.jpg"/><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8.bin"/><Relationship Id="rId40" Type="http://schemas.openxmlformats.org/officeDocument/2006/relationships/image" Target="media/image15.w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4.wmf"/><Relationship Id="rId66" Type="http://schemas.openxmlformats.org/officeDocument/2006/relationships/oleObject" Target="embeddings/oleObject22.bin"/><Relationship Id="rId74"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4.xml"/><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oleObject" Target="embeddings/oleObject20.bin"/><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image" Target="media/image28.wmf"/><Relationship Id="rId73"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header" Target="header3.xml"/><Relationship Id="rId27" Type="http://schemas.openxmlformats.org/officeDocument/2006/relationships/oleObject" Target="embeddings/oleObject3.bin"/><Relationship Id="rId30" Type="http://schemas.openxmlformats.org/officeDocument/2006/relationships/image" Target="media/image10.wmf"/><Relationship Id="rId35" Type="http://schemas.openxmlformats.org/officeDocument/2006/relationships/oleObject" Target="embeddings/oleObject7.bin"/><Relationship Id="rId43" Type="http://schemas.openxmlformats.org/officeDocument/2006/relationships/image" Target="media/image17.wmf"/><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oleObject" Target="embeddings/oleObject21.bin"/><Relationship Id="rId69"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2.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w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19.bin"/><Relationship Id="rId67" Type="http://schemas.openxmlformats.org/officeDocument/2006/relationships/image" Target="media/image29.wmf"/><Relationship Id="rId20" Type="http://schemas.openxmlformats.org/officeDocument/2006/relationships/header" Target="header2.xml"/><Relationship Id="rId41" Type="http://schemas.openxmlformats.org/officeDocument/2006/relationships/oleObject" Target="embeddings/oleObject10.bin"/><Relationship Id="rId54" Type="http://schemas.openxmlformats.org/officeDocument/2006/relationships/image" Target="media/image22.wmf"/><Relationship Id="rId62" Type="http://schemas.openxmlformats.org/officeDocument/2006/relationships/image" Target="media/image26.JPG"/><Relationship Id="rId70" Type="http://schemas.openxmlformats.org/officeDocument/2006/relationships/image" Target="media/image3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FC7AD-8B36-464F-92BF-8655DE422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3716</Words>
  <Characters>23416</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Lufthansa Systems AG</Company>
  <LinksUpToDate>false</LinksUpToDate>
  <CharactersWithSpaces>27078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Annette Schelten</cp:lastModifiedBy>
  <cp:revision>2</cp:revision>
  <cp:lastPrinted>2014-12-04T22:40:00Z</cp:lastPrinted>
  <dcterms:created xsi:type="dcterms:W3CDTF">2014-12-05T14:54:00Z</dcterms:created>
  <dcterms:modified xsi:type="dcterms:W3CDTF">2014-12-05T14:54:00Z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